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D0E7" w14:textId="77777777" w:rsidR="007566F8" w:rsidRDefault="00000000">
      <w:pPr>
        <w:pStyle w:val="1"/>
        <w:keepNext w:val="0"/>
        <w:keepLines w:val="0"/>
        <w:widowControl/>
        <w:spacing w:before="0" w:beforeAutospacing="1" w:after="0" w:afterAutospacing="1" w:line="276" w:lineRule="auto"/>
        <w:jc w:val="center"/>
        <w:rPr>
          <w:rFonts w:ascii="PingFang SC" w:eastAsia="PingFang SC" w:hAnsi="PingFang SC" w:cs="PingFang SC"/>
          <w:b/>
          <w:bCs/>
          <w:color w:val="191F24"/>
          <w:kern w:val="44"/>
          <w:sz w:val="44"/>
        </w:rPr>
      </w:pPr>
      <w:r>
        <w:rPr>
          <w:rFonts w:ascii="宋体" w:eastAsia="宋体" w:hAnsi="宋体" w:cs="宋体" w:hint="eastAsia"/>
          <w:b/>
          <w:bCs/>
          <w:color w:val="191F24"/>
          <w:kern w:val="44"/>
          <w:sz w:val="44"/>
        </w:rPr>
        <w:t>穿透监管系统概述（三）：司库系统</w:t>
      </w:r>
    </w:p>
    <w:p w14:paraId="2AF1F2DB" w14:textId="46B9C1CD" w:rsidR="007566F8" w:rsidRDefault="00000000">
      <w:pPr>
        <w:ind w:firstLineChars="200" w:firstLine="640"/>
        <w:rPr>
          <w:rFonts w:ascii="仿宋" w:eastAsia="仿宋" w:hAnsi="仿宋" w:hint="eastAsia"/>
          <w:color w:val="FF0000"/>
          <w:sz w:val="32"/>
        </w:rPr>
      </w:pPr>
      <w:r>
        <w:rPr>
          <w:rFonts w:ascii="仿宋" w:eastAsia="仿宋" w:hAnsi="仿宋" w:hint="eastAsia"/>
          <w:sz w:val="32"/>
        </w:rPr>
        <w:t>司库系统建设是促进</w:t>
      </w:r>
      <w:r>
        <w:rPr>
          <w:rFonts w:ascii="仿宋" w:eastAsia="仿宋" w:hAnsi="仿宋" w:hint="eastAsia"/>
          <w:sz w:val="32"/>
          <w:highlight w:val="yellow"/>
        </w:rPr>
        <w:t>财务管理数字化</w:t>
      </w:r>
      <w:r>
        <w:rPr>
          <w:rFonts w:ascii="仿宋" w:eastAsia="仿宋" w:hAnsi="仿宋"/>
          <w:color w:val="FF0000"/>
          <w:sz w:val="32"/>
          <w:highlight w:val="yellow"/>
        </w:rPr>
        <w:t>/</w:t>
      </w:r>
      <w:r>
        <w:rPr>
          <w:rFonts w:ascii="仿宋" w:eastAsia="仿宋" w:hAnsi="仿宋" w:hint="eastAsia"/>
          <w:color w:val="FF0000"/>
          <w:sz w:val="32"/>
          <w:highlight w:val="yellow"/>
        </w:rPr>
        <w:t>财务</w:t>
      </w:r>
      <w:r>
        <w:rPr>
          <w:rFonts w:ascii="仿宋" w:eastAsia="仿宋" w:hAnsi="仿宋"/>
          <w:color w:val="FF0000"/>
          <w:sz w:val="32"/>
          <w:highlight w:val="yellow"/>
        </w:rPr>
        <w:t>数智化</w:t>
      </w:r>
      <w:r>
        <w:rPr>
          <w:rFonts w:ascii="仿宋" w:eastAsia="仿宋" w:hAnsi="仿宋" w:hint="eastAsia"/>
          <w:sz w:val="32"/>
        </w:rPr>
        <w:t>转型升级的切入点和突破口，是重构金融资源管理、促进业财深度融合的管理基础。2022年</w:t>
      </w:r>
      <w:del w:id="0" w:author="小程 JS" w:date="2026-02-06T13:41:00Z" w16du:dateUtc="2026-02-06T05:41:00Z">
        <w:r w:rsidDel="003C7CA9">
          <w:rPr>
            <w:rFonts w:ascii="仿宋" w:eastAsia="仿宋" w:hAnsi="仿宋" w:hint="eastAsia"/>
            <w:sz w:val="32"/>
          </w:rPr>
          <w:delText>，</w:delText>
        </w:r>
      </w:del>
      <w:ins w:id="1" w:author="小程 JS" w:date="2026-02-06T13:41:00Z" w16du:dateUtc="2026-02-06T05:41:00Z">
        <w:r w:rsidR="003C7CA9" w:rsidRPr="003C7CA9">
          <w:rPr>
            <w:rFonts w:ascii="仿宋" w:eastAsia="仿宋" w:hAnsi="仿宋" w:hint="eastAsia"/>
            <w:sz w:val="32"/>
          </w:rPr>
          <w:t>1月，</w:t>
        </w:r>
      </w:ins>
      <w:ins w:id="2" w:author="小程 JS" w:date="2026-02-06T13:42:00Z" w16du:dateUtc="2026-02-06T05:42:00Z">
        <w:r w:rsidR="003C7CA9">
          <w:rPr>
            <w:rFonts w:ascii="仿宋" w:eastAsia="仿宋" w:hAnsi="仿宋" w:hint="eastAsia"/>
            <w:sz w:val="32"/>
          </w:rPr>
          <w:t>国务院</w:t>
        </w:r>
      </w:ins>
      <w:ins w:id="3" w:author="小程 JS" w:date="2026-02-06T13:41:00Z" w16du:dateUtc="2026-02-06T05:41:00Z">
        <w:r w:rsidR="003C7CA9" w:rsidRPr="003C7CA9">
          <w:rPr>
            <w:rFonts w:ascii="仿宋" w:eastAsia="仿宋" w:hAnsi="仿宋" w:hint="eastAsia"/>
            <w:sz w:val="32"/>
          </w:rPr>
          <w:t>国资委印发《关于推动中央企业加快司库体系建设进一步加强资金管理的意见》</w:t>
        </w:r>
      </w:ins>
      <w:ins w:id="4" w:author="小程 JS" w:date="2026-02-06T13:42:00Z" w16du:dateUtc="2026-02-06T05:42:00Z">
        <w:r w:rsidR="003C7CA9" w:rsidRPr="003C7CA9">
          <w:rPr>
            <w:rFonts w:ascii="仿宋" w:eastAsia="仿宋" w:hAnsi="仿宋" w:hint="eastAsia"/>
            <w:sz w:val="32"/>
          </w:rPr>
          <w:t>中明确提出，中央企业要在2023年底前基本建成“智能友好、穿透可视、功能强大、安全可靠”的司库系统，实现所有子企业银行账户全部可视、资金流动全部可溯、归集资金全部可控的目标。随后，国务院国资委先后发布《关于中央企业加快建设世界一流财务管理体系的指导意见》以及《关于开展对标世界一流企业价值创造行动的通知》等文件，大力推进中央企业司库制度建设。</w:t>
        </w:r>
      </w:ins>
      <w:ins w:id="5" w:author="小程 JS" w:date="2026-02-06T13:41:00Z" w16du:dateUtc="2026-02-06T05:41:00Z">
        <w:r w:rsidR="003C7CA9" w:rsidRPr="003C7CA9">
          <w:rPr>
            <w:rFonts w:ascii="仿宋" w:eastAsia="仿宋" w:hAnsi="仿宋" w:hint="eastAsia"/>
            <w:sz w:val="32"/>
          </w:rPr>
          <w:t>航空工业司库体系建设</w:t>
        </w:r>
      </w:ins>
      <w:ins w:id="6" w:author="小程 JS" w:date="2026-02-06T13:45:00Z" w16du:dateUtc="2026-02-06T05:45:00Z">
        <w:r w:rsidR="0011078D">
          <w:rPr>
            <w:rFonts w:ascii="仿宋" w:eastAsia="仿宋" w:hAnsi="仿宋" w:hint="eastAsia"/>
            <w:sz w:val="32"/>
          </w:rPr>
          <w:t>随即加速</w:t>
        </w:r>
      </w:ins>
      <w:ins w:id="7" w:author="小程 JS" w:date="2026-02-06T13:41:00Z" w16du:dateUtc="2026-02-06T05:41:00Z">
        <w:r w:rsidR="003C7CA9" w:rsidRPr="003C7CA9">
          <w:rPr>
            <w:rFonts w:ascii="仿宋" w:eastAsia="仿宋" w:hAnsi="仿宋" w:hint="eastAsia"/>
            <w:sz w:val="32"/>
          </w:rPr>
          <w:t>进入快车道。</w:t>
        </w:r>
      </w:ins>
      <w:del w:id="8" w:author="小程 JS" w:date="2026-02-06T13:46:00Z" w16du:dateUtc="2026-02-06T05:46:00Z">
        <w:r w:rsidDel="0011078D">
          <w:rPr>
            <w:rFonts w:ascii="仿宋" w:eastAsia="仿宋" w:hAnsi="仿宋" w:hint="eastAsia"/>
            <w:sz w:val="32"/>
          </w:rPr>
          <w:delText>国资委1号文提出推动中央企业加快司库体系建设，进一步加强资金管理。</w:delText>
        </w:r>
        <w:r w:rsidDel="0011078D">
          <w:rPr>
            <w:rFonts w:ascii="仿宋" w:eastAsia="仿宋" w:hAnsi="仿宋"/>
            <w:sz w:val="32"/>
          </w:rPr>
          <w:delText>2023年</w:delText>
        </w:r>
        <w:r w:rsidDel="0011078D">
          <w:rPr>
            <w:rFonts w:ascii="仿宋" w:eastAsia="仿宋" w:hAnsi="仿宋" w:hint="eastAsia"/>
            <w:sz w:val="32"/>
          </w:rPr>
          <w:delText>，国资委对</w:delText>
        </w:r>
        <w:r w:rsidDel="0011078D">
          <w:rPr>
            <w:rFonts w:ascii="仿宋" w:eastAsia="仿宋" w:hAnsi="仿宋"/>
            <w:sz w:val="32"/>
          </w:rPr>
          <w:delText>中央企业司库体系建设</w:delText>
        </w:r>
      </w:del>
      <w:del w:id="9" w:author="小程 JS" w:date="2026-02-06T13:38:00Z" w16du:dateUtc="2026-02-06T05:38:00Z">
        <w:r w:rsidDel="003C7CA9">
          <w:rPr>
            <w:rFonts w:ascii="仿宋" w:eastAsia="仿宋" w:hAnsi="仿宋"/>
            <w:sz w:val="32"/>
          </w:rPr>
          <w:delText>“大干60天”</w:delText>
        </w:r>
      </w:del>
      <w:del w:id="10" w:author="小程 JS" w:date="2026-02-06T13:46:00Z" w16du:dateUtc="2026-02-06T05:46:00Z">
        <w:r w:rsidDel="0011078D">
          <w:rPr>
            <w:rFonts w:ascii="仿宋" w:eastAsia="仿宋" w:hAnsi="仿宋"/>
            <w:sz w:val="32"/>
          </w:rPr>
          <w:delText>进行再动员、再部署</w:delText>
        </w:r>
        <w:r w:rsidDel="0011078D">
          <w:rPr>
            <w:rFonts w:ascii="仿宋" w:eastAsia="仿宋" w:hAnsi="仿宋" w:hint="eastAsia"/>
            <w:sz w:val="32"/>
          </w:rPr>
          <w:delText>，提出新要求</w:delText>
        </w:r>
        <w:r w:rsidDel="0011078D">
          <w:rPr>
            <w:rFonts w:ascii="仿宋" w:eastAsia="仿宋" w:hAnsi="仿宋"/>
            <w:sz w:val="32"/>
          </w:rPr>
          <w:delText>。</w:delText>
        </w:r>
      </w:del>
      <w:r>
        <w:rPr>
          <w:rFonts w:ascii="仿宋" w:eastAsia="仿宋" w:hAnsi="仿宋" w:hint="eastAsia"/>
          <w:sz w:val="32"/>
        </w:rPr>
        <w:t>2025年，国资委提出在全面建成司库体系基础上，加快构建智能化穿透式监管体系，筑牢合规经营防线。2026年，国资委进一步提出按照“集约、安全、高效”的标准迭代升级司库系统，推动资金向资源升级</w:t>
      </w:r>
      <w:r>
        <w:rPr>
          <w:rFonts w:ascii="仿宋" w:eastAsia="仿宋" w:hAnsi="仿宋" w:hint="eastAsia"/>
          <w:color w:val="FF0000"/>
          <w:sz w:val="32"/>
          <w:highlight w:val="yellow"/>
        </w:rPr>
        <w:t>、境内向境外升级、企业向产业升级。</w:t>
      </w:r>
    </w:p>
    <w:p w14:paraId="1EFE733C" w14:textId="77777777" w:rsidR="007566F8" w:rsidRDefault="00000000">
      <w:pPr>
        <w:ind w:firstLineChars="200" w:firstLine="640"/>
        <w:rPr>
          <w:rFonts w:ascii="黑体" w:eastAsia="黑体" w:hAnsi="黑体" w:hint="eastAsia"/>
          <w:sz w:val="32"/>
        </w:rPr>
      </w:pPr>
      <w:r>
        <w:rPr>
          <w:rFonts w:ascii="黑体" w:eastAsia="黑体" w:hAnsi="黑体" w:hint="eastAsia"/>
          <w:sz w:val="32"/>
        </w:rPr>
        <w:t>一、集团公司司库系统建设情况</w:t>
      </w:r>
    </w:p>
    <w:p w14:paraId="229776B4" w14:textId="4D0E8DD6" w:rsidR="007566F8" w:rsidDel="0011078D" w:rsidRDefault="00000000">
      <w:pPr>
        <w:ind w:firstLineChars="200" w:firstLine="640"/>
        <w:rPr>
          <w:del w:id="11" w:author="小程 JS" w:date="2026-02-06T13:47:00Z" w16du:dateUtc="2026-02-06T05:47:00Z"/>
          <w:rFonts w:ascii="仿宋" w:eastAsia="仿宋" w:hAnsi="仿宋" w:hint="eastAsia"/>
          <w:sz w:val="32"/>
        </w:rPr>
      </w:pPr>
      <w:del w:id="12" w:author="小程 JS" w:date="2026-02-06T13:47:00Z" w16du:dateUtc="2026-02-06T05:47:00Z">
        <w:r w:rsidDel="0011078D">
          <w:rPr>
            <w:rFonts w:ascii="仿宋" w:eastAsia="仿宋" w:hAnsi="仿宋" w:hint="eastAsia"/>
            <w:sz w:val="32"/>
          </w:rPr>
          <w:delText>集团公司自2022年</w:delText>
        </w:r>
        <w:r w:rsidDel="0011078D">
          <w:rPr>
            <w:rFonts w:ascii="仿宋" w:eastAsia="仿宋" w:hAnsi="仿宋"/>
            <w:sz w:val="32"/>
          </w:rPr>
          <w:delText>起，</w:delText>
        </w:r>
        <w:r w:rsidDel="0011078D">
          <w:rPr>
            <w:rFonts w:ascii="仿宋" w:eastAsia="仿宋" w:hAnsi="仿宋" w:hint="eastAsia"/>
            <w:sz w:val="32"/>
          </w:rPr>
          <w:delText>历经三年聚力攻坚，基本建成一套契合国家监管要求、具有航空工业特色的司库系统，助力集团公司构筑起坚固的资金安全屏障与高效的资源统筹引擎。</w:delText>
        </w:r>
      </w:del>
    </w:p>
    <w:p w14:paraId="27B189D2" w14:textId="08B24FA1" w:rsidR="007566F8" w:rsidDel="008D2FFC" w:rsidRDefault="00000000" w:rsidP="008D2FFC">
      <w:pPr>
        <w:ind w:firstLineChars="200" w:firstLine="640"/>
        <w:rPr>
          <w:del w:id="13" w:author="小程 JS" w:date="2026-02-06T13:14:00Z" w16du:dateUtc="2026-02-06T05:14:00Z"/>
          <w:rFonts w:ascii="仿宋_GB2312" w:eastAsia="仿宋_GB2312" w:hAnsi="仿宋_GB2312" w:cs="仿宋_GB2312" w:hint="eastAsia"/>
          <w:sz w:val="32"/>
          <w:szCs w:val="32"/>
        </w:rPr>
        <w:pPrChange w:id="14" w:author="小程 JS" w:date="2026-02-06T13:14:00Z" w16du:dateUtc="2026-02-06T05:14:00Z">
          <w:pPr>
            <w:ind w:firstLineChars="200" w:firstLine="640"/>
          </w:pPr>
        </w:pPrChange>
      </w:pPr>
      <w:del w:id="15" w:author="小程 JS" w:date="2026-02-06T13:47:00Z" w16du:dateUtc="2026-02-06T05:47:00Z">
        <w:r w:rsidDel="0011078D">
          <w:rPr>
            <w:rFonts w:ascii="仿宋" w:eastAsia="仿宋" w:hAnsi="仿宋" w:hint="eastAsia"/>
            <w:sz w:val="32"/>
          </w:rPr>
          <w:delText>截至</w:delText>
        </w:r>
        <w:r w:rsidDel="0011078D">
          <w:rPr>
            <w:rFonts w:ascii="仿宋" w:eastAsia="仿宋" w:hAnsi="仿宋"/>
            <w:sz w:val="32"/>
          </w:rPr>
          <w:delText>2023年</w:delText>
        </w:r>
        <w:r w:rsidDel="0011078D">
          <w:rPr>
            <w:rFonts w:ascii="仿宋" w:eastAsia="仿宋" w:hAnsi="仿宋" w:hint="eastAsia"/>
            <w:sz w:val="32"/>
          </w:rPr>
          <w:delText>末</w:delText>
        </w:r>
        <w:r w:rsidDel="0011078D">
          <w:rPr>
            <w:rFonts w:ascii="仿宋" w:eastAsia="仿宋" w:hAnsi="仿宋"/>
            <w:sz w:val="32"/>
          </w:rPr>
          <w:delText>，</w:delText>
        </w:r>
      </w:del>
      <w:r>
        <w:rPr>
          <w:rFonts w:ascii="仿宋_GB2312" w:eastAsia="仿宋_GB2312" w:hAnsi="仿宋_GB2312" w:cs="仿宋_GB2312" w:hint="eastAsia"/>
          <w:sz w:val="32"/>
          <w:szCs w:val="32"/>
        </w:rPr>
        <w:t>集团公司对照国资委1号文要求，</w:t>
      </w:r>
      <w:ins w:id="16" w:author="小程 JS" w:date="2026-02-06T13:47:00Z" w16du:dateUtc="2026-02-06T05:47:00Z">
        <w:r w:rsidR="0011078D">
          <w:rPr>
            <w:rFonts w:ascii="仿宋" w:eastAsia="仿宋" w:hAnsi="仿宋" w:hint="eastAsia"/>
            <w:sz w:val="32"/>
          </w:rPr>
          <w:t>自2022年</w:t>
        </w:r>
        <w:r w:rsidR="0011078D">
          <w:rPr>
            <w:rFonts w:ascii="仿宋" w:eastAsia="仿宋" w:hAnsi="仿宋"/>
            <w:sz w:val="32"/>
          </w:rPr>
          <w:t>起</w:t>
        </w:r>
        <w:r w:rsidR="0011078D">
          <w:rPr>
            <w:rFonts w:ascii="仿宋" w:eastAsia="仿宋" w:hAnsi="仿宋" w:hint="eastAsia"/>
            <w:sz w:val="32"/>
          </w:rPr>
          <w:t>，</w:t>
        </w:r>
      </w:ins>
      <w:r>
        <w:rPr>
          <w:rFonts w:ascii="仿宋" w:eastAsia="仿宋" w:hAnsi="仿宋" w:hint="eastAsia"/>
          <w:sz w:val="32"/>
          <w:highlight w:val="yellow"/>
        </w:rPr>
        <w:t>围绕资金风险防控目标，以信息资源集中及管控手段统一为重点，按照</w:t>
      </w:r>
      <w:r>
        <w:rPr>
          <w:rFonts w:ascii="仿宋" w:eastAsia="仿宋" w:hAnsi="仿宋"/>
          <w:sz w:val="32"/>
          <w:highlight w:val="yellow"/>
        </w:rPr>
        <w:t>“</w:t>
      </w:r>
      <w:r>
        <w:rPr>
          <w:rFonts w:ascii="仿宋" w:eastAsia="仿宋" w:hAnsi="仿宋" w:hint="eastAsia"/>
          <w:sz w:val="32"/>
          <w:highlight w:val="yellow"/>
        </w:rPr>
        <w:t>集团</w:t>
      </w:r>
      <w:r>
        <w:rPr>
          <w:rFonts w:ascii="仿宋" w:eastAsia="仿宋" w:hAnsi="仿宋"/>
          <w:sz w:val="32"/>
          <w:highlight w:val="yellow"/>
        </w:rPr>
        <w:t>公司</w:t>
      </w:r>
      <w:r>
        <w:rPr>
          <w:rFonts w:ascii="仿宋" w:eastAsia="仿宋" w:hAnsi="仿宋" w:hint="eastAsia"/>
          <w:sz w:val="32"/>
          <w:highlight w:val="yellow"/>
        </w:rPr>
        <w:t>总部统筹、财务</w:t>
      </w:r>
      <w:r>
        <w:rPr>
          <w:rFonts w:ascii="仿宋" w:eastAsia="仿宋" w:hAnsi="仿宋"/>
          <w:sz w:val="32"/>
          <w:highlight w:val="yellow"/>
        </w:rPr>
        <w:t>公司</w:t>
      </w:r>
      <w:r>
        <w:rPr>
          <w:rFonts w:ascii="仿宋" w:eastAsia="仿宋" w:hAnsi="仿宋" w:hint="eastAsia"/>
          <w:sz w:val="32"/>
          <w:highlight w:val="yellow"/>
        </w:rPr>
        <w:t>平台实施、成员单位基层执行</w:t>
      </w:r>
      <w:r>
        <w:rPr>
          <w:rFonts w:ascii="仿宋" w:eastAsia="仿宋" w:hAnsi="仿宋"/>
          <w:sz w:val="32"/>
          <w:highlight w:val="yellow"/>
        </w:rPr>
        <w:t>”</w:t>
      </w:r>
      <w:r>
        <w:rPr>
          <w:rFonts w:ascii="仿宋" w:eastAsia="仿宋" w:hAnsi="仿宋" w:hint="eastAsia"/>
          <w:sz w:val="32"/>
          <w:highlight w:val="yellow"/>
        </w:rPr>
        <w:t>三级</w:t>
      </w:r>
      <w:r>
        <w:rPr>
          <w:rFonts w:ascii="仿宋" w:eastAsia="仿宋" w:hAnsi="仿宋"/>
          <w:sz w:val="32"/>
          <w:highlight w:val="yellow"/>
        </w:rPr>
        <w:t>部署，</w:t>
      </w:r>
      <w:r>
        <w:rPr>
          <w:rFonts w:ascii="仿宋" w:eastAsia="仿宋" w:hAnsi="仿宋" w:hint="eastAsia"/>
          <w:sz w:val="32"/>
          <w:highlight w:val="yellow"/>
        </w:rPr>
        <w:t>重点管控资金舞弊、合规性、流动性、</w:t>
      </w:r>
      <w:r>
        <w:rPr>
          <w:rFonts w:ascii="仿宋" w:eastAsia="仿宋" w:hAnsi="仿宋" w:hint="eastAsia"/>
          <w:sz w:val="32"/>
          <w:highlight w:val="yellow"/>
        </w:rPr>
        <w:lastRenderedPageBreak/>
        <w:t>金融市场四类风险</w:t>
      </w:r>
      <w:r>
        <w:rPr>
          <w:rFonts w:ascii="仿宋_GB2312" w:eastAsia="仿宋_GB2312" w:hAnsi="仿宋_GB2312" w:cs="仿宋_GB2312" w:hint="eastAsia"/>
          <w:sz w:val="32"/>
          <w:szCs w:val="32"/>
        </w:rPr>
        <w:t>，基本建成了具有航空工业特色的“智能友好、穿透可视、功能强大、安全可靠”的司库管理体系，</w:t>
      </w:r>
      <w:del w:id="17" w:author="小程 JS" w:date="2026-02-06T13:14:00Z" w16du:dateUtc="2026-02-06T05:14:00Z">
        <w:r w:rsidDel="008D2FFC">
          <w:rPr>
            <w:rFonts w:ascii="仿宋_GB2312" w:eastAsia="仿宋_GB2312" w:hAnsi="仿宋_GB2312" w:cs="仿宋_GB2312" w:hint="eastAsia"/>
            <w:sz w:val="32"/>
            <w:szCs w:val="32"/>
          </w:rPr>
          <w:delText>实现了异常贸易监测、应收应付、挂靠经营、薪酬等模块的上线。</w:delText>
        </w:r>
      </w:del>
    </w:p>
    <w:p w14:paraId="6100FA21" w14:textId="6F8C2650" w:rsidR="007566F8" w:rsidRDefault="00000000" w:rsidP="008D2FFC">
      <w:pPr>
        <w:ind w:firstLineChars="200" w:firstLine="640"/>
        <w:rPr>
          <w:rFonts w:ascii="仿宋" w:eastAsia="仿宋" w:hAnsi="仿宋" w:hint="eastAsia"/>
          <w:sz w:val="32"/>
        </w:rPr>
      </w:pPr>
      <w:del w:id="18" w:author="小程 JS" w:date="2026-02-06T13:14:00Z" w16du:dateUtc="2026-02-06T05:14:00Z">
        <w:r w:rsidDel="008D2FFC">
          <w:rPr>
            <w:rFonts w:ascii="仿宋" w:eastAsia="仿宋" w:hAnsi="仿宋" w:hint="eastAsia"/>
            <w:color w:val="FF0000"/>
            <w:sz w:val="32"/>
            <w:highlight w:val="yellow"/>
          </w:rPr>
          <w:delText>截至</w:delText>
        </w:r>
        <w:r w:rsidDel="008D2FFC">
          <w:rPr>
            <w:rFonts w:ascii="仿宋" w:eastAsia="仿宋" w:hAnsi="仿宋"/>
            <w:color w:val="FF0000"/>
            <w:sz w:val="32"/>
            <w:highlight w:val="yellow"/>
          </w:rPr>
          <w:delText>2025年，</w:delText>
        </w:r>
        <w:r w:rsidDel="008D2FFC">
          <w:rPr>
            <w:rFonts w:ascii="仿宋" w:eastAsia="仿宋" w:hAnsi="仿宋" w:hint="eastAsia"/>
            <w:color w:val="FF0000"/>
            <w:sz w:val="32"/>
            <w:highlight w:val="yellow"/>
          </w:rPr>
          <w:delText>聚焦司库运营</w:delText>
        </w:r>
        <w:r w:rsidDel="008D2FFC">
          <w:rPr>
            <w:rFonts w:ascii="仿宋" w:eastAsia="仿宋" w:hAnsi="仿宋"/>
            <w:color w:val="FF0000"/>
            <w:sz w:val="32"/>
            <w:highlight w:val="yellow"/>
          </w:rPr>
          <w:delText>监控</w:delText>
        </w:r>
        <w:r w:rsidDel="008D2FFC">
          <w:rPr>
            <w:rFonts w:ascii="仿宋" w:eastAsia="仿宋" w:hAnsi="仿宋" w:hint="eastAsia"/>
            <w:color w:val="FF0000"/>
            <w:sz w:val="32"/>
            <w:highlight w:val="yellow"/>
          </w:rPr>
          <w:delText>与风险</w:delText>
        </w:r>
        <w:r w:rsidDel="008D2FFC">
          <w:rPr>
            <w:rFonts w:ascii="仿宋" w:eastAsia="仿宋" w:hAnsi="仿宋"/>
            <w:color w:val="FF0000"/>
            <w:sz w:val="32"/>
            <w:highlight w:val="yellow"/>
          </w:rPr>
          <w:delText>防控，</w:delText>
        </w:r>
        <w:r w:rsidDel="008D2FFC">
          <w:rPr>
            <w:rFonts w:ascii="仿宋" w:eastAsia="仿宋" w:hAnsi="仿宋" w:hint="eastAsia"/>
            <w:color w:val="FF0000"/>
            <w:sz w:val="32"/>
            <w:highlight w:val="yellow"/>
          </w:rPr>
          <w:delText>搭建资金监控、预警及决策支持三合一系统</w:delText>
        </w:r>
        <w:r w:rsidDel="008D2FFC">
          <w:rPr>
            <w:rFonts w:ascii="仿宋" w:eastAsia="仿宋" w:hAnsi="仿宋" w:hint="eastAsia"/>
            <w:sz w:val="32"/>
          </w:rPr>
          <w:delText>，</w:delText>
        </w:r>
      </w:del>
      <w:ins w:id="19" w:author="小程 JS" w:date="2026-02-06T13:14:00Z" w16du:dateUtc="2026-02-06T05:14:00Z">
        <w:r w:rsidR="008D2FFC">
          <w:rPr>
            <w:rFonts w:ascii="仿宋" w:eastAsia="仿宋" w:hAnsi="仿宋" w:hint="eastAsia"/>
            <w:sz w:val="32"/>
          </w:rPr>
          <w:t>并</w:t>
        </w:r>
      </w:ins>
      <w:r>
        <w:rPr>
          <w:rFonts w:ascii="仿宋" w:eastAsia="仿宋" w:hAnsi="仿宋" w:hint="eastAsia"/>
          <w:sz w:val="32"/>
        </w:rPr>
        <w:t>以数据监控为基础，算法模型为手段，风险防控为目标，通过大数据和</w:t>
      </w:r>
      <w:r>
        <w:rPr>
          <w:rFonts w:ascii="仿宋" w:eastAsia="仿宋" w:hAnsi="仿宋"/>
          <w:sz w:val="32"/>
        </w:rPr>
        <w:t>AI算法模型对</w:t>
      </w:r>
      <w:r>
        <w:rPr>
          <w:rFonts w:ascii="仿宋" w:eastAsia="仿宋" w:hAnsi="仿宋" w:hint="eastAsia"/>
          <w:color w:val="FF0000"/>
          <w:sz w:val="32"/>
          <w:highlight w:val="yellow"/>
        </w:rPr>
        <w:t>银行账户管理、资金预算管理、资金结算管理、债务融资与担保管理、票据业务管理、供应链金融服务管理、应收账款管理、异常贸易监控、资金监控预警和决策支持、挂靠经营、</w:t>
      </w:r>
      <w:del w:id="20" w:author="小程 JS" w:date="2026-02-06T13:15:00Z" w16du:dateUtc="2026-02-06T05:15:00Z">
        <w:r w:rsidDel="008D2FFC">
          <w:rPr>
            <w:rFonts w:ascii="仿宋" w:eastAsia="仿宋" w:hAnsi="仿宋" w:hint="eastAsia"/>
            <w:color w:val="FF0000"/>
            <w:sz w:val="32"/>
            <w:highlight w:val="yellow"/>
          </w:rPr>
          <w:delText>薪酬YJ、数据治理、自主可控</w:delText>
        </w:r>
      </w:del>
      <w:ins w:id="21" w:author="小程 JS" w:date="2026-02-06T13:15:00Z" w16du:dateUtc="2026-02-06T05:15:00Z">
        <w:r w:rsidR="008D2FFC">
          <w:rPr>
            <w:rFonts w:ascii="仿宋" w:eastAsia="仿宋" w:hAnsi="仿宋" w:hint="eastAsia"/>
            <w:color w:val="FF0000"/>
            <w:sz w:val="32"/>
            <w:highlight w:val="yellow"/>
          </w:rPr>
          <w:t>考核评价</w:t>
        </w:r>
      </w:ins>
      <w:r>
        <w:rPr>
          <w:rFonts w:ascii="仿宋" w:eastAsia="仿宋" w:hAnsi="仿宋" w:hint="eastAsia"/>
          <w:sz w:val="32"/>
        </w:rPr>
        <w:t>等</w:t>
      </w:r>
      <w:del w:id="22" w:author="小程 JS" w:date="2026-02-06T13:15:00Z" w16du:dateUtc="2026-02-06T05:15:00Z">
        <w:r w:rsidDel="008D2FFC">
          <w:rPr>
            <w:rFonts w:ascii="仿宋" w:eastAsia="仿宋" w:hAnsi="仿宋"/>
            <w:sz w:val="32"/>
          </w:rPr>
          <w:delText>司库</w:delText>
        </w:r>
      </w:del>
      <w:r>
        <w:rPr>
          <w:rFonts w:ascii="仿宋" w:eastAsia="仿宋" w:hAnsi="仿宋"/>
          <w:sz w:val="32"/>
          <w:highlight w:val="yellow"/>
        </w:rPr>
        <w:t>13个</w:t>
      </w:r>
      <w:ins w:id="23" w:author="小程 JS" w:date="2026-02-06T13:15:00Z" w16du:dateUtc="2026-02-06T05:15:00Z">
        <w:r w:rsidR="008D2FFC">
          <w:rPr>
            <w:rFonts w:ascii="仿宋" w:eastAsia="仿宋" w:hAnsi="仿宋"/>
            <w:sz w:val="32"/>
          </w:rPr>
          <w:t>司库</w:t>
        </w:r>
      </w:ins>
      <w:r>
        <w:rPr>
          <w:rFonts w:ascii="仿宋" w:eastAsia="仿宋" w:hAnsi="仿宋"/>
          <w:sz w:val="32"/>
          <w:highlight w:val="yellow"/>
        </w:rPr>
        <w:t>子系统</w:t>
      </w:r>
      <w:r>
        <w:rPr>
          <w:rFonts w:ascii="仿宋" w:eastAsia="仿宋" w:hAnsi="仿宋"/>
          <w:sz w:val="32"/>
        </w:rPr>
        <w:t>的业务指标进行实时监控和统计分析。</w:t>
      </w:r>
    </w:p>
    <w:p w14:paraId="7D88B0B5" w14:textId="77777777" w:rsidR="007566F8" w:rsidRDefault="00000000">
      <w:pPr>
        <w:ind w:firstLineChars="200" w:firstLine="640"/>
        <w:rPr>
          <w:rFonts w:ascii="黑体" w:eastAsia="黑体" w:hAnsi="黑体" w:hint="eastAsia"/>
          <w:sz w:val="32"/>
        </w:rPr>
      </w:pPr>
      <w:r>
        <w:rPr>
          <w:rFonts w:ascii="黑体" w:eastAsia="黑体" w:hAnsi="黑体" w:hint="eastAsia"/>
          <w:sz w:val="32"/>
        </w:rPr>
        <w:t>二、集团公司司库系统核心功能</w:t>
      </w:r>
    </w:p>
    <w:p w14:paraId="6F776117" w14:textId="1DF92746" w:rsidR="008D2FFC" w:rsidRDefault="0011078D">
      <w:pPr>
        <w:ind w:firstLineChars="200" w:firstLine="640"/>
        <w:rPr>
          <w:ins w:id="24" w:author="小程 JS" w:date="2026-02-06T13:28:00Z" w16du:dateUtc="2026-02-06T05:28:00Z"/>
          <w:rFonts w:ascii="仿宋_GB2312" w:eastAsia="仿宋_GB2312" w:hAnsi="仿宋_GB2312" w:cs="仿宋_GB2312"/>
          <w:sz w:val="32"/>
          <w:szCs w:val="32"/>
        </w:rPr>
      </w:pPr>
      <w:ins w:id="25" w:author="小程 JS" w:date="2026-02-06T13:48:00Z" w16du:dateUtc="2026-02-06T05:48:00Z">
        <w:r>
          <w:rPr>
            <w:rFonts w:ascii="仿宋_GB2312" w:eastAsia="仿宋_GB2312" w:hAnsi="仿宋_GB2312" w:cs="仿宋_GB2312" w:hint="eastAsia"/>
            <w:sz w:val="32"/>
            <w:szCs w:val="32"/>
          </w:rPr>
          <w:t>航空工业</w:t>
        </w:r>
      </w:ins>
      <w:ins w:id="26" w:author="小程 JS" w:date="2026-02-06T13:16:00Z" w16du:dateUtc="2026-02-06T05:16:00Z">
        <w:r w:rsidR="008D2FFC" w:rsidRPr="008D2FFC">
          <w:rPr>
            <w:rFonts w:ascii="仿宋_GB2312" w:eastAsia="仿宋_GB2312" w:hAnsi="仿宋_GB2312" w:cs="仿宋_GB2312" w:hint="eastAsia"/>
            <w:sz w:val="32"/>
            <w:szCs w:val="32"/>
          </w:rPr>
          <w:t>司库是集团统筹资金与金融资源、落实国资委司库体系建设要求的重要管理平台与运行机制，围绕“看得见、管得住、调得动、用得好”四类能力，统一账户</w:t>
        </w:r>
      </w:ins>
      <w:ins w:id="27" w:author="小程 JS" w:date="2026-02-06T13:24:00Z" w16du:dateUtc="2026-02-06T05:24:00Z">
        <w:r w:rsidR="008D2FFC">
          <w:rPr>
            <w:rFonts w:ascii="仿宋_GB2312" w:eastAsia="仿宋_GB2312" w:hAnsi="仿宋_GB2312" w:cs="仿宋_GB2312" w:hint="eastAsia"/>
            <w:sz w:val="32"/>
            <w:szCs w:val="32"/>
          </w:rPr>
          <w:t>生命周期管理</w:t>
        </w:r>
      </w:ins>
      <w:ins w:id="28" w:author="小程 JS" w:date="2026-02-06T13:16:00Z" w16du:dateUtc="2026-02-06T05:16:00Z">
        <w:r w:rsidR="008D2FFC" w:rsidRPr="008D2FFC">
          <w:rPr>
            <w:rFonts w:ascii="仿宋_GB2312" w:eastAsia="仿宋_GB2312" w:hAnsi="仿宋_GB2312" w:cs="仿宋_GB2312" w:hint="eastAsia"/>
            <w:sz w:val="32"/>
            <w:szCs w:val="32"/>
          </w:rPr>
          <w:t>、预算</w:t>
        </w:r>
      </w:ins>
      <w:ins w:id="29" w:author="小程 JS" w:date="2026-02-06T13:24:00Z" w16du:dateUtc="2026-02-06T05:24:00Z">
        <w:r w:rsidR="008D2FFC">
          <w:rPr>
            <w:rFonts w:ascii="仿宋_GB2312" w:eastAsia="仿宋_GB2312" w:hAnsi="仿宋_GB2312" w:cs="仿宋_GB2312" w:hint="eastAsia"/>
            <w:sz w:val="32"/>
            <w:szCs w:val="32"/>
          </w:rPr>
          <w:t>上报审批及</w:t>
        </w:r>
      </w:ins>
      <w:ins w:id="30" w:author="小程 JS" w:date="2026-02-06T13:16:00Z" w16du:dateUtc="2026-02-06T05:16:00Z">
        <w:r w:rsidR="008D2FFC" w:rsidRPr="008D2FFC">
          <w:rPr>
            <w:rFonts w:ascii="仿宋_GB2312" w:eastAsia="仿宋_GB2312" w:hAnsi="仿宋_GB2312" w:cs="仿宋_GB2312" w:hint="eastAsia"/>
            <w:sz w:val="32"/>
            <w:szCs w:val="32"/>
          </w:rPr>
          <w:t>执行约束、集中结算与资金归集、</w:t>
        </w:r>
      </w:ins>
      <w:ins w:id="31" w:author="小程 JS" w:date="2026-02-06T13:23:00Z" w16du:dateUtc="2026-02-06T05:23:00Z">
        <w:r w:rsidR="008D2FFC">
          <w:rPr>
            <w:rFonts w:ascii="仿宋_GB2312" w:eastAsia="仿宋_GB2312" w:hAnsi="仿宋_GB2312" w:cs="仿宋_GB2312" w:hint="eastAsia"/>
            <w:sz w:val="32"/>
            <w:szCs w:val="32"/>
          </w:rPr>
          <w:t>债务</w:t>
        </w:r>
      </w:ins>
      <w:ins w:id="32" w:author="小程 JS" w:date="2026-02-06T13:16:00Z" w16du:dateUtc="2026-02-06T05:16:00Z">
        <w:r w:rsidR="008D2FFC" w:rsidRPr="008D2FFC">
          <w:rPr>
            <w:rFonts w:ascii="仿宋_GB2312" w:eastAsia="仿宋_GB2312" w:hAnsi="仿宋_GB2312" w:cs="仿宋_GB2312" w:hint="eastAsia"/>
            <w:sz w:val="32"/>
            <w:szCs w:val="32"/>
          </w:rPr>
          <w:t>融资</w:t>
        </w:r>
      </w:ins>
      <w:ins w:id="33" w:author="小程 JS" w:date="2026-02-06T13:24:00Z" w16du:dateUtc="2026-02-06T05:24:00Z">
        <w:r w:rsidR="008D2FFC">
          <w:rPr>
            <w:rFonts w:ascii="仿宋_GB2312" w:eastAsia="仿宋_GB2312" w:hAnsi="仿宋_GB2312" w:cs="仿宋_GB2312" w:hint="eastAsia"/>
            <w:sz w:val="32"/>
            <w:szCs w:val="32"/>
          </w:rPr>
          <w:t>、</w:t>
        </w:r>
      </w:ins>
      <w:ins w:id="34" w:author="小程 JS" w:date="2026-02-06T13:16:00Z" w16du:dateUtc="2026-02-06T05:16:00Z">
        <w:r w:rsidR="008D2FFC" w:rsidRPr="008D2FFC">
          <w:rPr>
            <w:rFonts w:ascii="仿宋_GB2312" w:eastAsia="仿宋_GB2312" w:hAnsi="仿宋_GB2312" w:cs="仿宋_GB2312" w:hint="eastAsia"/>
            <w:sz w:val="32"/>
            <w:szCs w:val="32"/>
          </w:rPr>
          <w:t>担保</w:t>
        </w:r>
      </w:ins>
      <w:ins w:id="35" w:author="小程 JS" w:date="2026-02-06T13:24:00Z" w16du:dateUtc="2026-02-06T05:24:00Z">
        <w:r w:rsidR="008D2FFC">
          <w:rPr>
            <w:rFonts w:ascii="仿宋_GB2312" w:eastAsia="仿宋_GB2312" w:hAnsi="仿宋_GB2312" w:cs="仿宋_GB2312" w:hint="eastAsia"/>
            <w:sz w:val="32"/>
            <w:szCs w:val="32"/>
          </w:rPr>
          <w:t>、</w:t>
        </w:r>
      </w:ins>
      <w:ins w:id="36" w:author="小程 JS" w:date="2026-02-06T13:16:00Z" w16du:dateUtc="2026-02-06T05:16:00Z">
        <w:r w:rsidR="008D2FFC" w:rsidRPr="008D2FFC">
          <w:rPr>
            <w:rFonts w:ascii="仿宋_GB2312" w:eastAsia="仿宋_GB2312" w:hAnsi="仿宋_GB2312" w:cs="仿宋_GB2312" w:hint="eastAsia"/>
            <w:sz w:val="32"/>
            <w:szCs w:val="32"/>
          </w:rPr>
          <w:t>票据</w:t>
        </w:r>
      </w:ins>
      <w:ins w:id="37" w:author="小程 JS" w:date="2026-02-06T13:26:00Z" w16du:dateUtc="2026-02-06T05:26:00Z">
        <w:r w:rsidR="00697902">
          <w:rPr>
            <w:rFonts w:ascii="仿宋_GB2312" w:eastAsia="仿宋_GB2312" w:hAnsi="仿宋_GB2312" w:cs="仿宋_GB2312" w:hint="eastAsia"/>
            <w:sz w:val="32"/>
            <w:szCs w:val="32"/>
          </w:rPr>
          <w:t>及航信业务</w:t>
        </w:r>
      </w:ins>
      <w:ins w:id="38" w:author="小程 JS" w:date="2026-02-06T13:24:00Z" w16du:dateUtc="2026-02-06T05:24:00Z">
        <w:r w:rsidR="008D2FFC">
          <w:rPr>
            <w:rFonts w:ascii="仿宋_GB2312" w:eastAsia="仿宋_GB2312" w:hAnsi="仿宋_GB2312" w:cs="仿宋_GB2312" w:hint="eastAsia"/>
            <w:sz w:val="32"/>
            <w:szCs w:val="32"/>
          </w:rPr>
          <w:t>、金融</w:t>
        </w:r>
      </w:ins>
      <w:ins w:id="39" w:author="小程 JS" w:date="2026-02-06T13:16:00Z" w16du:dateUtc="2026-02-06T05:16:00Z">
        <w:r w:rsidR="008D2FFC" w:rsidRPr="008D2FFC">
          <w:rPr>
            <w:rFonts w:ascii="仿宋_GB2312" w:eastAsia="仿宋_GB2312" w:hAnsi="仿宋_GB2312" w:cs="仿宋_GB2312" w:hint="eastAsia"/>
            <w:sz w:val="32"/>
            <w:szCs w:val="32"/>
          </w:rPr>
          <w:t>衍生业务管理</w:t>
        </w:r>
      </w:ins>
      <w:ins w:id="40" w:author="小程 JS" w:date="2026-02-06T13:25:00Z" w16du:dateUtc="2026-02-06T05:25:00Z">
        <w:r w:rsidR="00697902">
          <w:rPr>
            <w:rFonts w:ascii="仿宋_GB2312" w:eastAsia="仿宋_GB2312" w:hAnsi="仿宋_GB2312" w:cs="仿宋_GB2312" w:hint="eastAsia"/>
            <w:sz w:val="32"/>
            <w:szCs w:val="32"/>
          </w:rPr>
          <w:t>等</w:t>
        </w:r>
      </w:ins>
      <w:ins w:id="41" w:author="小程 JS" w:date="2026-02-06T13:26:00Z" w16du:dateUtc="2026-02-06T05:26:00Z">
        <w:r w:rsidR="00697902">
          <w:rPr>
            <w:rFonts w:ascii="仿宋_GB2312" w:eastAsia="仿宋_GB2312" w:hAnsi="仿宋_GB2312" w:cs="仿宋_GB2312" w:hint="eastAsia"/>
            <w:sz w:val="32"/>
            <w:szCs w:val="32"/>
          </w:rPr>
          <w:t>业务域</w:t>
        </w:r>
      </w:ins>
      <w:ins w:id="42" w:author="小程 JS" w:date="2026-02-06T13:16:00Z" w16du:dateUtc="2026-02-06T05:16:00Z">
        <w:r w:rsidR="008D2FFC" w:rsidRPr="008D2FFC">
          <w:rPr>
            <w:rFonts w:ascii="仿宋_GB2312" w:eastAsia="仿宋_GB2312" w:hAnsi="仿宋_GB2312" w:cs="仿宋_GB2312" w:hint="eastAsia"/>
            <w:sz w:val="32"/>
            <w:szCs w:val="32"/>
          </w:rPr>
          <w:t>，并在统一数据标准与全流程留痕基础上，向</w:t>
        </w:r>
      </w:ins>
      <w:ins w:id="43" w:author="小程 JS" w:date="2026-02-06T13:26:00Z" w16du:dateUtc="2026-02-06T05:26:00Z">
        <w:r w:rsidR="00697902">
          <w:rPr>
            <w:rFonts w:ascii="仿宋_GB2312" w:eastAsia="仿宋_GB2312" w:hAnsi="仿宋_GB2312" w:cs="仿宋_GB2312" w:hint="eastAsia"/>
            <w:sz w:val="32"/>
            <w:szCs w:val="32"/>
          </w:rPr>
          <w:t>集团公司和</w:t>
        </w:r>
      </w:ins>
      <w:ins w:id="44" w:author="小程 JS" w:date="2026-02-06T13:16:00Z" w16du:dateUtc="2026-02-06T05:16:00Z">
        <w:r w:rsidR="008D2FFC" w:rsidRPr="008D2FFC">
          <w:rPr>
            <w:rFonts w:ascii="仿宋_GB2312" w:eastAsia="仿宋_GB2312" w:hAnsi="仿宋_GB2312" w:cs="仿宋_GB2312" w:hint="eastAsia"/>
            <w:sz w:val="32"/>
            <w:szCs w:val="32"/>
          </w:rPr>
          <w:t>成员单位提供</w:t>
        </w:r>
      </w:ins>
      <w:ins w:id="45" w:author="小程 JS" w:date="2026-02-06T13:26:00Z" w16du:dateUtc="2026-02-06T05:26:00Z">
        <w:r w:rsidR="00697902">
          <w:rPr>
            <w:rFonts w:ascii="仿宋_GB2312" w:eastAsia="仿宋_GB2312" w:hAnsi="仿宋_GB2312" w:cs="仿宋_GB2312" w:hint="eastAsia"/>
            <w:sz w:val="32"/>
            <w:szCs w:val="32"/>
          </w:rPr>
          <w:t>资金业务数据</w:t>
        </w:r>
      </w:ins>
      <w:ins w:id="46" w:author="小程 JS" w:date="2026-02-06T13:27:00Z" w16du:dateUtc="2026-02-06T05:27:00Z">
        <w:r w:rsidR="00697902">
          <w:rPr>
            <w:rFonts w:ascii="仿宋_GB2312" w:eastAsia="仿宋_GB2312" w:hAnsi="仿宋_GB2312" w:cs="仿宋_GB2312" w:hint="eastAsia"/>
            <w:sz w:val="32"/>
            <w:szCs w:val="32"/>
          </w:rPr>
          <w:t>和风险线索的</w:t>
        </w:r>
      </w:ins>
      <w:ins w:id="47" w:author="小程 JS" w:date="2026-02-06T13:26:00Z" w16du:dateUtc="2026-02-06T05:26:00Z">
        <w:r w:rsidR="00697902">
          <w:rPr>
            <w:rFonts w:ascii="仿宋_GB2312" w:eastAsia="仿宋_GB2312" w:hAnsi="仿宋_GB2312" w:cs="仿宋_GB2312" w:hint="eastAsia"/>
            <w:sz w:val="32"/>
            <w:szCs w:val="32"/>
          </w:rPr>
          <w:t>监控与统计</w:t>
        </w:r>
      </w:ins>
      <w:ins w:id="48" w:author="小程 JS" w:date="2026-02-06T13:27:00Z" w16du:dateUtc="2026-02-06T05:27:00Z">
        <w:r w:rsidR="00697902">
          <w:rPr>
            <w:rFonts w:ascii="仿宋_GB2312" w:eastAsia="仿宋_GB2312" w:hAnsi="仿宋_GB2312" w:cs="仿宋_GB2312" w:hint="eastAsia"/>
            <w:sz w:val="32"/>
            <w:szCs w:val="32"/>
          </w:rPr>
          <w:t>查询支持服务</w:t>
        </w:r>
      </w:ins>
      <w:ins w:id="49" w:author="小程 JS" w:date="2026-02-06T13:16:00Z" w16du:dateUtc="2026-02-06T05:16:00Z">
        <w:r w:rsidR="008D2FFC" w:rsidRPr="008D2FFC">
          <w:rPr>
            <w:rFonts w:ascii="仿宋_GB2312" w:eastAsia="仿宋_GB2312" w:hAnsi="仿宋_GB2312" w:cs="仿宋_GB2312" w:hint="eastAsia"/>
            <w:sz w:val="32"/>
            <w:szCs w:val="32"/>
          </w:rPr>
          <w:t>，实现</w:t>
        </w:r>
      </w:ins>
      <w:ins w:id="50" w:author="小程 JS" w:date="2026-02-06T13:27:00Z" w16du:dateUtc="2026-02-06T05:27:00Z">
        <w:r w:rsidR="00697902">
          <w:rPr>
            <w:rFonts w:ascii="仿宋_GB2312" w:eastAsia="仿宋_GB2312" w:hAnsi="仿宋_GB2312" w:cs="仿宋_GB2312" w:hint="eastAsia"/>
            <w:sz w:val="32"/>
            <w:szCs w:val="32"/>
          </w:rPr>
          <w:t>集团公司资金</w:t>
        </w:r>
      </w:ins>
      <w:ins w:id="51" w:author="小程 JS" w:date="2026-02-06T13:16:00Z" w16du:dateUtc="2026-02-06T05:16:00Z">
        <w:r w:rsidR="008D2FFC" w:rsidRPr="008D2FFC">
          <w:rPr>
            <w:rFonts w:ascii="仿宋_GB2312" w:eastAsia="仿宋_GB2312" w:hAnsi="仿宋_GB2312" w:cs="仿宋_GB2312" w:hint="eastAsia"/>
            <w:sz w:val="32"/>
            <w:szCs w:val="32"/>
          </w:rPr>
          <w:t>数智化管理能力的整体升级。</w:t>
        </w:r>
      </w:ins>
      <w:ins w:id="52" w:author="小程 JS" w:date="2026-02-06T13:28:00Z" w16du:dateUtc="2026-02-06T05:28:00Z">
        <w:r w:rsidR="00697902">
          <w:rPr>
            <w:rFonts w:ascii="仿宋_GB2312" w:eastAsia="仿宋_GB2312" w:hAnsi="仿宋_GB2312" w:cs="仿宋_GB2312" w:hint="eastAsia"/>
            <w:sz w:val="32"/>
            <w:szCs w:val="32"/>
          </w:rPr>
          <w:t>具体功能简介如下：</w:t>
        </w:r>
      </w:ins>
    </w:p>
    <w:p w14:paraId="54C9E9B9" w14:textId="5ED17FAF" w:rsidR="00697902" w:rsidRPr="00697902" w:rsidRDefault="00697902" w:rsidP="00697902">
      <w:pPr>
        <w:ind w:firstLineChars="200" w:firstLine="640"/>
        <w:rPr>
          <w:ins w:id="53" w:author="小程 JS" w:date="2026-02-06T13:28:00Z" w16du:dateUtc="2026-02-06T05:28:00Z"/>
          <w:rFonts w:ascii="仿宋_GB2312" w:eastAsia="仿宋_GB2312" w:hAnsi="仿宋_GB2312" w:cs="仿宋_GB2312" w:hint="eastAsia"/>
          <w:sz w:val="32"/>
          <w:szCs w:val="32"/>
        </w:rPr>
      </w:pPr>
      <w:ins w:id="54" w:author="小程 JS" w:date="2026-02-06T13:29:00Z" w16du:dateUtc="2026-02-06T05:29:00Z">
        <w:r>
          <w:rPr>
            <w:rFonts w:ascii="仿宋_GB2312" w:eastAsia="仿宋_GB2312" w:hAnsi="仿宋_GB2312" w:cs="仿宋_GB2312" w:hint="eastAsia"/>
            <w:sz w:val="32"/>
            <w:szCs w:val="32"/>
          </w:rPr>
          <w:t xml:space="preserve">（一） </w:t>
        </w:r>
      </w:ins>
      <w:ins w:id="55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司库门户：统一汇聚司库</w:t>
        </w:r>
      </w:ins>
      <w:ins w:id="56" w:author="小程 JS" w:date="2026-02-06T13:29:00Z" w16du:dateUtc="2026-02-06T05:29:00Z">
        <w:r>
          <w:rPr>
            <w:rFonts w:ascii="仿宋_GB2312" w:eastAsia="仿宋_GB2312" w:hAnsi="仿宋_GB2312" w:cs="仿宋_GB2312" w:hint="eastAsia"/>
            <w:sz w:val="32"/>
            <w:szCs w:val="32"/>
          </w:rPr>
          <w:t>八</w:t>
        </w:r>
      </w:ins>
      <w:ins w:id="57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大职能入口与关键指标“一屏展示”，实现制度、公告、资讯与操作指引集中发布，支撑成员单位统一入口</w:t>
        </w:r>
      </w:ins>
      <w:ins w:id="58" w:author="小程 JS" w:date="2026-02-06T13:30:00Z" w16du:dateUtc="2026-02-06T05:30:00Z">
        <w:r>
          <w:rPr>
            <w:rFonts w:ascii="仿宋_GB2312" w:eastAsia="仿宋_GB2312" w:hAnsi="仿宋_GB2312" w:cs="仿宋_GB2312" w:hint="eastAsia"/>
            <w:sz w:val="32"/>
            <w:szCs w:val="32"/>
          </w:rPr>
          <w:t>、身份核验、业务</w:t>
        </w:r>
      </w:ins>
      <w:ins w:id="59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办理与查询。</w:t>
        </w:r>
      </w:ins>
    </w:p>
    <w:p w14:paraId="61182FCD" w14:textId="0F8D4535" w:rsidR="00697902" w:rsidRPr="00697902" w:rsidRDefault="00697902" w:rsidP="00697902">
      <w:pPr>
        <w:ind w:firstLineChars="200" w:firstLine="640"/>
        <w:rPr>
          <w:ins w:id="60" w:author="小程 JS" w:date="2026-02-06T13:28:00Z" w16du:dateUtc="2026-02-06T05:28:00Z"/>
          <w:rFonts w:ascii="仿宋_GB2312" w:eastAsia="仿宋_GB2312" w:hAnsi="仿宋_GB2312" w:cs="仿宋_GB2312" w:hint="eastAsia"/>
          <w:sz w:val="32"/>
          <w:szCs w:val="32"/>
        </w:rPr>
      </w:pPr>
      <w:ins w:id="61" w:author="小程 JS" w:date="2026-02-06T13:30:00Z" w16du:dateUtc="2026-02-06T05:30:00Z">
        <w:r>
          <w:rPr>
            <w:rFonts w:ascii="仿宋_GB2312" w:eastAsia="仿宋_GB2312" w:hAnsi="仿宋_GB2312" w:cs="仿宋_GB2312" w:hint="eastAsia"/>
            <w:sz w:val="32"/>
            <w:szCs w:val="32"/>
          </w:rPr>
          <w:t>（二）</w:t>
        </w:r>
      </w:ins>
      <w:ins w:id="62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银行账户管理系统：对集团全级次</w:t>
        </w:r>
      </w:ins>
      <w:ins w:id="63" w:author="小程 JS" w:date="2026-02-06T13:31:00Z" w16du:dateUtc="2026-02-06T05:31:00Z">
        <w:r>
          <w:rPr>
            <w:rFonts w:ascii="仿宋_GB2312" w:eastAsia="仿宋_GB2312" w:hAnsi="仿宋_GB2312" w:cs="仿宋_GB2312" w:hint="eastAsia"/>
            <w:sz w:val="32"/>
            <w:szCs w:val="32"/>
          </w:rPr>
          <w:t>、境内外</w:t>
        </w:r>
      </w:ins>
      <w:ins w:id="64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银行</w:t>
        </w:r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lastRenderedPageBreak/>
          <w:t>账户</w:t>
        </w:r>
      </w:ins>
      <w:ins w:id="65" w:author="小程 JS" w:date="2026-02-06T13:31:00Z" w16du:dateUtc="2026-02-06T05:31:00Z">
        <w:r>
          <w:rPr>
            <w:rFonts w:ascii="仿宋_GB2312" w:eastAsia="仿宋_GB2312" w:hAnsi="仿宋_GB2312" w:cs="仿宋_GB2312" w:hint="eastAsia"/>
            <w:sz w:val="32"/>
            <w:szCs w:val="32"/>
          </w:rPr>
          <w:t>在开立、变更、销户等</w:t>
        </w:r>
      </w:ins>
      <w:ins w:id="66" w:author="小程 JS" w:date="2026-02-06T13:30:00Z" w16du:dateUtc="2026-02-06T05:30:00Z">
        <w:r>
          <w:rPr>
            <w:rFonts w:ascii="仿宋_GB2312" w:eastAsia="仿宋_GB2312" w:hAnsi="仿宋_GB2312" w:cs="仿宋_GB2312" w:hint="eastAsia"/>
            <w:sz w:val="32"/>
            <w:szCs w:val="32"/>
          </w:rPr>
          <w:t>全生命周期</w:t>
        </w:r>
      </w:ins>
      <w:ins w:id="67" w:author="小程 JS" w:date="2026-02-06T13:31:00Z" w16du:dateUtc="2026-02-06T05:31:00Z">
        <w:r>
          <w:rPr>
            <w:rFonts w:ascii="仿宋_GB2312" w:eastAsia="仿宋_GB2312" w:hAnsi="仿宋_GB2312" w:cs="仿宋_GB2312" w:hint="eastAsia"/>
            <w:sz w:val="32"/>
            <w:szCs w:val="32"/>
          </w:rPr>
          <w:t>流程中进行</w:t>
        </w:r>
      </w:ins>
      <w:ins w:id="68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集中管控与规范治理，支撑账户合规、低效无效账户清理与持续整改闭环。</w:t>
        </w:r>
      </w:ins>
    </w:p>
    <w:p w14:paraId="77EEC441" w14:textId="671F549F" w:rsidR="00697902" w:rsidRDefault="00697902" w:rsidP="00697902">
      <w:pPr>
        <w:ind w:firstLineChars="200" w:firstLine="640"/>
        <w:rPr>
          <w:ins w:id="69" w:author="小程 JS" w:date="2026-02-06T13:33:00Z" w16du:dateUtc="2026-02-06T05:33:00Z"/>
          <w:rFonts w:ascii="仿宋_GB2312" w:eastAsia="仿宋_GB2312" w:hAnsi="仿宋_GB2312" w:cs="仿宋_GB2312"/>
          <w:sz w:val="32"/>
          <w:szCs w:val="32"/>
        </w:rPr>
      </w:pPr>
      <w:ins w:id="70" w:author="小程 JS" w:date="2026-02-06T13:31:00Z" w16du:dateUtc="2026-02-06T05:31:00Z">
        <w:r>
          <w:rPr>
            <w:rFonts w:ascii="仿宋_GB2312" w:eastAsia="仿宋_GB2312" w:hAnsi="仿宋_GB2312" w:cs="仿宋_GB2312" w:hint="eastAsia"/>
            <w:sz w:val="32"/>
            <w:szCs w:val="32"/>
          </w:rPr>
          <w:t xml:space="preserve">（三） </w:t>
        </w:r>
      </w:ins>
      <w:ins w:id="71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资金收支预算管理系统：贯通资金预算逐级编制上报、事中支付预算控制与事后考核评价，落实“无预算不开支、有预算不超支”的刚性约束。</w:t>
        </w:r>
      </w:ins>
    </w:p>
    <w:p w14:paraId="5945BC2D" w14:textId="61685955" w:rsidR="00697902" w:rsidRDefault="00697902" w:rsidP="00697902">
      <w:pPr>
        <w:ind w:firstLineChars="200" w:firstLine="640"/>
        <w:rPr>
          <w:ins w:id="72" w:author="小程 JS" w:date="2026-02-06T13:34:00Z" w16du:dateUtc="2026-02-06T05:34:00Z"/>
          <w:rFonts w:ascii="仿宋_GB2312" w:eastAsia="仿宋_GB2312" w:hAnsi="仿宋_GB2312" w:cs="仿宋_GB2312"/>
          <w:sz w:val="32"/>
          <w:szCs w:val="32"/>
        </w:rPr>
      </w:pPr>
      <w:ins w:id="73" w:author="小程 JS" w:date="2026-02-06T13:33:00Z" w16du:dateUtc="2026-02-06T05:33:00Z">
        <w:r>
          <w:rPr>
            <w:rFonts w:ascii="仿宋_GB2312" w:eastAsia="仿宋_GB2312" w:hAnsi="仿宋_GB2312" w:cs="仿宋_GB2312" w:hint="eastAsia"/>
            <w:sz w:val="32"/>
            <w:szCs w:val="32"/>
          </w:rPr>
          <w:t>（</w:t>
        </w:r>
        <w:r>
          <w:rPr>
            <w:rFonts w:ascii="仿宋_GB2312" w:eastAsia="仿宋_GB2312" w:hAnsi="仿宋_GB2312" w:cs="仿宋_GB2312" w:hint="eastAsia"/>
            <w:sz w:val="32"/>
            <w:szCs w:val="32"/>
          </w:rPr>
          <w:t>四</w:t>
        </w:r>
        <w:r>
          <w:rPr>
            <w:rFonts w:ascii="仿宋_GB2312" w:eastAsia="仿宋_GB2312" w:hAnsi="仿宋_GB2312" w:cs="仿宋_GB2312" w:hint="eastAsia"/>
            <w:sz w:val="32"/>
            <w:szCs w:val="32"/>
          </w:rPr>
          <w:t>）</w:t>
        </w:r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资金结算管理系统：提供集团统一结算办理与全流程留痕能力，提升结算效率并固化关键合规控制点，支撑结算集中度提升。</w:t>
        </w:r>
      </w:ins>
    </w:p>
    <w:p w14:paraId="048E2B49" w14:textId="2DE9BF5C" w:rsidR="00697902" w:rsidRPr="00697902" w:rsidRDefault="00697902" w:rsidP="00697902">
      <w:pPr>
        <w:ind w:firstLineChars="200" w:firstLine="640"/>
        <w:rPr>
          <w:ins w:id="74" w:author="小程 JS" w:date="2026-02-06T13:28:00Z" w16du:dateUtc="2026-02-06T05:28:00Z"/>
          <w:rFonts w:ascii="仿宋_GB2312" w:eastAsia="仿宋_GB2312" w:hAnsi="仿宋_GB2312" w:cs="仿宋_GB2312" w:hint="eastAsia"/>
          <w:sz w:val="32"/>
          <w:szCs w:val="32"/>
        </w:rPr>
      </w:pPr>
      <w:ins w:id="75" w:author="小程 JS" w:date="2026-02-06T13:34:00Z" w16du:dateUtc="2026-02-06T05:34:00Z">
        <w:r>
          <w:rPr>
            <w:rFonts w:ascii="仿宋_GB2312" w:eastAsia="仿宋_GB2312" w:hAnsi="仿宋_GB2312" w:cs="仿宋_GB2312" w:hint="eastAsia"/>
            <w:sz w:val="32"/>
            <w:szCs w:val="32"/>
          </w:rPr>
          <w:t>（五）</w:t>
        </w:r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网银系统：作为司库结算管理的银行侧操作与通道能力支撑，与结算管理系统协同实现“全流程、一站式”支付结算办理。</w:t>
        </w:r>
      </w:ins>
    </w:p>
    <w:p w14:paraId="1DEBEA53" w14:textId="6508218A" w:rsidR="00697902" w:rsidRPr="00697902" w:rsidRDefault="00697902" w:rsidP="00697902">
      <w:pPr>
        <w:ind w:firstLineChars="200" w:firstLine="640"/>
        <w:rPr>
          <w:ins w:id="76" w:author="小程 JS" w:date="2026-02-06T13:28:00Z" w16du:dateUtc="2026-02-06T05:28:00Z"/>
          <w:rFonts w:ascii="仿宋_GB2312" w:eastAsia="仿宋_GB2312" w:hAnsi="仿宋_GB2312" w:cs="仿宋_GB2312" w:hint="eastAsia"/>
          <w:sz w:val="32"/>
          <w:szCs w:val="32"/>
        </w:rPr>
      </w:pPr>
      <w:ins w:id="77" w:author="小程 JS" w:date="2026-02-06T13:32:00Z" w16du:dateUtc="2026-02-06T05:32:00Z">
        <w:r>
          <w:rPr>
            <w:rFonts w:ascii="仿宋_GB2312" w:eastAsia="仿宋_GB2312" w:hAnsi="仿宋_GB2312" w:cs="仿宋_GB2312" w:hint="eastAsia"/>
            <w:sz w:val="32"/>
            <w:szCs w:val="32"/>
          </w:rPr>
          <w:t>（</w:t>
        </w:r>
      </w:ins>
      <w:ins w:id="78" w:author="小程 JS" w:date="2026-02-06T13:34:00Z" w16du:dateUtc="2026-02-06T05:34:00Z">
        <w:r>
          <w:rPr>
            <w:rFonts w:ascii="仿宋_GB2312" w:eastAsia="仿宋_GB2312" w:hAnsi="仿宋_GB2312" w:cs="仿宋_GB2312" w:hint="eastAsia"/>
            <w:sz w:val="32"/>
            <w:szCs w:val="32"/>
          </w:rPr>
          <w:t>六</w:t>
        </w:r>
      </w:ins>
      <w:ins w:id="79" w:author="小程 JS" w:date="2026-02-06T13:32:00Z" w16du:dateUtc="2026-02-06T05:32:00Z">
        <w:r>
          <w:rPr>
            <w:rFonts w:ascii="仿宋_GB2312" w:eastAsia="仿宋_GB2312" w:hAnsi="仿宋_GB2312" w:cs="仿宋_GB2312" w:hint="eastAsia"/>
            <w:sz w:val="32"/>
            <w:szCs w:val="32"/>
          </w:rPr>
          <w:t>）</w:t>
        </w:r>
      </w:ins>
      <w:ins w:id="80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债务融资与担保管理系统：统一管理债务融资、担保预算与存量执行，对</w:t>
        </w:r>
      </w:ins>
      <w:ins w:id="81" w:author="小程 JS" w:date="2026-02-06T13:32:00Z" w16du:dateUtc="2026-02-06T05:32:00Z">
        <w:r>
          <w:rPr>
            <w:rFonts w:ascii="仿宋_GB2312" w:eastAsia="仿宋_GB2312" w:hAnsi="仿宋_GB2312" w:cs="仿宋_GB2312" w:hint="eastAsia"/>
            <w:sz w:val="32"/>
            <w:szCs w:val="32"/>
          </w:rPr>
          <w:t>各类带息负债合同信息集中管理，对</w:t>
        </w:r>
      </w:ins>
      <w:ins w:id="82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资产负债率、带息负债规模、对外担保额度等指标实施穿透监测与预算约束。</w:t>
        </w:r>
      </w:ins>
    </w:p>
    <w:p w14:paraId="7E893D9A" w14:textId="09A239A5" w:rsidR="00697902" w:rsidRPr="00697902" w:rsidRDefault="00697902" w:rsidP="00697902">
      <w:pPr>
        <w:ind w:firstLineChars="200" w:firstLine="640"/>
        <w:rPr>
          <w:ins w:id="83" w:author="小程 JS" w:date="2026-02-06T13:28:00Z" w16du:dateUtc="2026-02-06T05:28:00Z"/>
          <w:rFonts w:ascii="仿宋_GB2312" w:eastAsia="仿宋_GB2312" w:hAnsi="仿宋_GB2312" w:cs="仿宋_GB2312" w:hint="eastAsia"/>
          <w:sz w:val="32"/>
          <w:szCs w:val="32"/>
        </w:rPr>
      </w:pPr>
      <w:ins w:id="84" w:author="小程 JS" w:date="2026-02-06T13:32:00Z" w16du:dateUtc="2026-02-06T05:32:00Z">
        <w:r>
          <w:rPr>
            <w:rFonts w:ascii="仿宋_GB2312" w:eastAsia="仿宋_GB2312" w:hAnsi="仿宋_GB2312" w:cs="仿宋_GB2312" w:hint="eastAsia"/>
            <w:sz w:val="32"/>
            <w:szCs w:val="32"/>
          </w:rPr>
          <w:t>（</w:t>
        </w:r>
      </w:ins>
      <w:ins w:id="85" w:author="小程 JS" w:date="2026-02-06T13:34:00Z" w16du:dateUtc="2026-02-06T05:34:00Z">
        <w:r>
          <w:rPr>
            <w:rFonts w:ascii="仿宋_GB2312" w:eastAsia="仿宋_GB2312" w:hAnsi="仿宋_GB2312" w:cs="仿宋_GB2312" w:hint="eastAsia"/>
            <w:sz w:val="32"/>
            <w:szCs w:val="32"/>
          </w:rPr>
          <w:t>七</w:t>
        </w:r>
      </w:ins>
      <w:ins w:id="86" w:author="小程 JS" w:date="2026-02-06T13:32:00Z" w16du:dateUtc="2026-02-06T05:32:00Z">
        <w:r>
          <w:rPr>
            <w:rFonts w:ascii="仿宋_GB2312" w:eastAsia="仿宋_GB2312" w:hAnsi="仿宋_GB2312" w:cs="仿宋_GB2312" w:hint="eastAsia"/>
            <w:sz w:val="32"/>
            <w:szCs w:val="32"/>
          </w:rPr>
          <w:t>）</w:t>
        </w:r>
      </w:ins>
      <w:ins w:id="87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电子票据系统：</w:t>
        </w:r>
      </w:ins>
      <w:ins w:id="88" w:author="小程 JS" w:date="2026-02-06T13:32:00Z" w16du:dateUtc="2026-02-06T05:32:00Z">
        <w:r>
          <w:rPr>
            <w:rFonts w:ascii="仿宋_GB2312" w:eastAsia="仿宋_GB2312" w:hAnsi="仿宋_GB2312" w:cs="仿宋_GB2312" w:hint="eastAsia"/>
            <w:sz w:val="32"/>
            <w:szCs w:val="32"/>
          </w:rPr>
          <w:t>票据业务</w:t>
        </w:r>
      </w:ins>
      <w:ins w:id="89" w:author="小程 JS" w:date="2026-02-06T13:33:00Z" w16du:dateUtc="2026-02-06T05:33:00Z">
        <w:r>
          <w:rPr>
            <w:rFonts w:ascii="仿宋_GB2312" w:eastAsia="仿宋_GB2312" w:hAnsi="仿宋_GB2312" w:cs="仿宋_GB2312" w:hint="eastAsia"/>
            <w:sz w:val="32"/>
            <w:szCs w:val="32"/>
          </w:rPr>
          <w:t>全生命周期管理，</w:t>
        </w:r>
      </w:ins>
      <w:ins w:id="90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动态采集并穿透监控票据全流程业务（出票、承兑、收票、背书、贴现等），实现票据风险提示与明细追溯。</w:t>
        </w:r>
      </w:ins>
    </w:p>
    <w:p w14:paraId="720D39C6" w14:textId="78A6B592" w:rsidR="00697902" w:rsidRPr="00697902" w:rsidRDefault="00697902" w:rsidP="00697902">
      <w:pPr>
        <w:ind w:firstLineChars="200" w:firstLine="640"/>
        <w:rPr>
          <w:ins w:id="91" w:author="小程 JS" w:date="2026-02-06T13:28:00Z" w16du:dateUtc="2026-02-06T05:28:00Z"/>
          <w:rFonts w:ascii="仿宋_GB2312" w:eastAsia="仿宋_GB2312" w:hAnsi="仿宋_GB2312" w:cs="仿宋_GB2312" w:hint="eastAsia"/>
          <w:sz w:val="32"/>
          <w:szCs w:val="32"/>
        </w:rPr>
      </w:pPr>
      <w:ins w:id="92" w:author="小程 JS" w:date="2026-02-06T13:33:00Z" w16du:dateUtc="2026-02-06T05:33:00Z">
        <w:r>
          <w:rPr>
            <w:rFonts w:ascii="仿宋_GB2312" w:eastAsia="仿宋_GB2312" w:hAnsi="仿宋_GB2312" w:cs="仿宋_GB2312" w:hint="eastAsia"/>
            <w:sz w:val="32"/>
            <w:szCs w:val="32"/>
          </w:rPr>
          <w:t>（</w:t>
        </w:r>
      </w:ins>
      <w:ins w:id="93" w:author="小程 JS" w:date="2026-02-06T13:34:00Z" w16du:dateUtc="2026-02-06T05:34:00Z">
        <w:r>
          <w:rPr>
            <w:rFonts w:ascii="仿宋_GB2312" w:eastAsia="仿宋_GB2312" w:hAnsi="仿宋_GB2312" w:cs="仿宋_GB2312" w:hint="eastAsia"/>
            <w:sz w:val="32"/>
            <w:szCs w:val="32"/>
          </w:rPr>
          <w:t>八</w:t>
        </w:r>
      </w:ins>
      <w:ins w:id="94" w:author="小程 JS" w:date="2026-02-06T13:33:00Z" w16du:dateUtc="2026-02-06T05:33:00Z">
        <w:r>
          <w:rPr>
            <w:rFonts w:ascii="仿宋_GB2312" w:eastAsia="仿宋_GB2312" w:hAnsi="仿宋_GB2312" w:cs="仿宋_GB2312" w:hint="eastAsia"/>
            <w:sz w:val="32"/>
            <w:szCs w:val="32"/>
          </w:rPr>
          <w:t xml:space="preserve">） </w:t>
        </w:r>
      </w:ins>
      <w:ins w:id="95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供应链金融服务管理系统：依托票据/</w:t>
        </w:r>
      </w:ins>
      <w:ins w:id="96" w:author="小程 JS" w:date="2026-02-06T13:33:00Z" w16du:dateUtc="2026-02-06T05:33:00Z">
        <w:r>
          <w:rPr>
            <w:rFonts w:ascii="仿宋_GB2312" w:eastAsia="仿宋_GB2312" w:hAnsi="仿宋_GB2312" w:cs="仿宋_GB2312" w:hint="eastAsia"/>
            <w:sz w:val="32"/>
            <w:szCs w:val="32"/>
          </w:rPr>
          <w:t>航信</w:t>
        </w:r>
      </w:ins>
      <w:ins w:id="97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等业务数据，支撑供应链金融场景化服务与集团票据、链上融资业务的统一管理和风险监控。</w:t>
        </w:r>
      </w:ins>
    </w:p>
    <w:p w14:paraId="006E5273" w14:textId="0CC47F12" w:rsidR="00697902" w:rsidRPr="00697902" w:rsidRDefault="00697902" w:rsidP="00697902">
      <w:pPr>
        <w:ind w:firstLineChars="200" w:firstLine="640"/>
        <w:rPr>
          <w:ins w:id="98" w:author="小程 JS" w:date="2026-02-06T13:28:00Z" w16du:dateUtc="2026-02-06T05:28:00Z"/>
          <w:rFonts w:ascii="仿宋_GB2312" w:eastAsia="仿宋_GB2312" w:hAnsi="仿宋_GB2312" w:cs="仿宋_GB2312" w:hint="eastAsia"/>
          <w:sz w:val="32"/>
          <w:szCs w:val="32"/>
        </w:rPr>
      </w:pPr>
      <w:ins w:id="99" w:author="小程 JS" w:date="2026-02-06T13:33:00Z" w16du:dateUtc="2026-02-06T05:33:00Z">
        <w:r>
          <w:rPr>
            <w:rFonts w:ascii="仿宋_GB2312" w:eastAsia="仿宋_GB2312" w:hAnsi="仿宋_GB2312" w:cs="仿宋_GB2312" w:hint="eastAsia"/>
            <w:sz w:val="32"/>
            <w:szCs w:val="32"/>
          </w:rPr>
          <w:lastRenderedPageBreak/>
          <w:t>（</w:t>
        </w:r>
      </w:ins>
      <w:ins w:id="100" w:author="小程 JS" w:date="2026-02-06T13:34:00Z" w16du:dateUtc="2026-02-06T05:34:00Z">
        <w:r>
          <w:rPr>
            <w:rFonts w:ascii="仿宋_GB2312" w:eastAsia="仿宋_GB2312" w:hAnsi="仿宋_GB2312" w:cs="仿宋_GB2312" w:hint="eastAsia"/>
            <w:sz w:val="32"/>
            <w:szCs w:val="32"/>
          </w:rPr>
          <w:t>九</w:t>
        </w:r>
      </w:ins>
      <w:ins w:id="101" w:author="小程 JS" w:date="2026-02-06T13:33:00Z" w16du:dateUtc="2026-02-06T05:33:00Z">
        <w:r>
          <w:rPr>
            <w:rFonts w:ascii="仿宋_GB2312" w:eastAsia="仿宋_GB2312" w:hAnsi="仿宋_GB2312" w:cs="仿宋_GB2312" w:hint="eastAsia"/>
            <w:sz w:val="32"/>
            <w:szCs w:val="32"/>
          </w:rPr>
          <w:t xml:space="preserve">） </w:t>
        </w:r>
      </w:ins>
      <w:ins w:id="102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应收账款管理系统：集中管理集团应收账款信息与运行态势，服务成员单位应收管理规范化与“两金”相关分析支撑。</w:t>
        </w:r>
      </w:ins>
    </w:p>
    <w:p w14:paraId="2316BEEB" w14:textId="4F510035" w:rsidR="00697902" w:rsidRPr="00697902" w:rsidRDefault="00697902" w:rsidP="00697902">
      <w:pPr>
        <w:ind w:firstLineChars="200" w:firstLine="640"/>
        <w:rPr>
          <w:ins w:id="103" w:author="小程 JS" w:date="2026-02-06T13:28:00Z" w16du:dateUtc="2026-02-06T05:28:00Z"/>
          <w:rFonts w:ascii="仿宋_GB2312" w:eastAsia="仿宋_GB2312" w:hAnsi="仿宋_GB2312" w:cs="仿宋_GB2312" w:hint="eastAsia"/>
          <w:sz w:val="32"/>
          <w:szCs w:val="32"/>
        </w:rPr>
      </w:pPr>
      <w:ins w:id="104" w:author="小程 JS" w:date="2026-02-06T13:34:00Z" w16du:dateUtc="2026-02-06T05:34:00Z">
        <w:r>
          <w:rPr>
            <w:rFonts w:ascii="仿宋_GB2312" w:eastAsia="仿宋_GB2312" w:hAnsi="仿宋_GB2312" w:cs="仿宋_GB2312" w:hint="eastAsia"/>
            <w:sz w:val="32"/>
            <w:szCs w:val="32"/>
          </w:rPr>
          <w:t xml:space="preserve">（十） </w:t>
        </w:r>
      </w:ins>
      <w:ins w:id="105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资金监控、预警及决策支持应用系统：以数据监控为基础、算法模型为手段，提供“运营监控+风险预警”两大功能模块，对司库各子系统关键指标开展实时监测分析</w:t>
        </w:r>
      </w:ins>
      <w:ins w:id="106" w:author="小程 JS" w:date="2026-02-06T13:36:00Z" w16du:dateUtc="2026-02-06T05:36:00Z">
        <w:r w:rsidR="003C7CA9">
          <w:rPr>
            <w:rFonts w:ascii="仿宋_GB2312" w:eastAsia="仿宋_GB2312" w:hAnsi="仿宋_GB2312" w:cs="仿宋_GB2312" w:hint="eastAsia"/>
            <w:sz w:val="32"/>
            <w:szCs w:val="32"/>
          </w:rPr>
          <w:t>，对合规、</w:t>
        </w:r>
      </w:ins>
      <w:ins w:id="107" w:author="小程 JS" w:date="2026-02-06T13:37:00Z" w16du:dateUtc="2026-02-06T05:37:00Z">
        <w:r w:rsidR="003C7CA9">
          <w:rPr>
            <w:rFonts w:ascii="仿宋_GB2312" w:eastAsia="仿宋_GB2312" w:hAnsi="仿宋_GB2312" w:cs="仿宋_GB2312" w:hint="eastAsia"/>
            <w:sz w:val="32"/>
            <w:szCs w:val="32"/>
          </w:rPr>
          <w:t>舞弊、流动性与金融市场等四大类风险线索进行</w:t>
        </w:r>
      </w:ins>
      <w:ins w:id="108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预警提示。</w:t>
        </w:r>
      </w:ins>
    </w:p>
    <w:p w14:paraId="3AA6F186" w14:textId="120D19DB" w:rsidR="00697902" w:rsidRPr="00697902" w:rsidRDefault="00697902" w:rsidP="00697902">
      <w:pPr>
        <w:ind w:firstLineChars="200" w:firstLine="640"/>
        <w:rPr>
          <w:ins w:id="109" w:author="小程 JS" w:date="2026-02-06T13:28:00Z" w16du:dateUtc="2026-02-06T05:28:00Z"/>
          <w:rFonts w:ascii="仿宋_GB2312" w:eastAsia="仿宋_GB2312" w:hAnsi="仿宋_GB2312" w:cs="仿宋_GB2312" w:hint="eastAsia"/>
          <w:sz w:val="32"/>
          <w:szCs w:val="32"/>
        </w:rPr>
      </w:pPr>
      <w:ins w:id="110" w:author="小程 JS" w:date="2026-02-06T13:34:00Z" w16du:dateUtc="2026-02-06T05:34:00Z">
        <w:r>
          <w:rPr>
            <w:rFonts w:ascii="仿宋_GB2312" w:eastAsia="仿宋_GB2312" w:hAnsi="仿宋_GB2312" w:cs="仿宋_GB2312" w:hint="eastAsia"/>
            <w:sz w:val="32"/>
            <w:szCs w:val="32"/>
          </w:rPr>
          <w:t xml:space="preserve">（十一） </w:t>
        </w:r>
      </w:ins>
      <w:ins w:id="111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金融衍生业务管理系统：对金融衍生业务实现直连纳管与持仓、资金占用、套保规模等要素实时监控，支撑国资委要求的市场风险指标动态管控。</w:t>
        </w:r>
      </w:ins>
    </w:p>
    <w:p w14:paraId="318C6557" w14:textId="68EB61DE" w:rsidR="00697902" w:rsidRPr="00697902" w:rsidRDefault="00697902" w:rsidP="00697902">
      <w:pPr>
        <w:ind w:firstLineChars="200" w:firstLine="640"/>
        <w:rPr>
          <w:ins w:id="112" w:author="小程 JS" w:date="2026-02-06T13:28:00Z" w16du:dateUtc="2026-02-06T05:28:00Z"/>
          <w:rFonts w:ascii="仿宋_GB2312" w:eastAsia="仿宋_GB2312" w:hAnsi="仿宋_GB2312" w:cs="仿宋_GB2312" w:hint="eastAsia"/>
          <w:sz w:val="32"/>
          <w:szCs w:val="32"/>
        </w:rPr>
      </w:pPr>
      <w:ins w:id="113" w:author="小程 JS" w:date="2026-02-06T13:35:00Z" w16du:dateUtc="2026-02-06T05:35:00Z">
        <w:r>
          <w:rPr>
            <w:rFonts w:ascii="仿宋_GB2312" w:eastAsia="仿宋_GB2312" w:hAnsi="仿宋_GB2312" w:cs="仿宋_GB2312" w:hint="eastAsia"/>
            <w:sz w:val="32"/>
            <w:szCs w:val="32"/>
          </w:rPr>
          <w:t xml:space="preserve">（十二） </w:t>
        </w:r>
      </w:ins>
      <w:ins w:id="114" w:author="小程 JS" w:date="2026-02-06T13:28:00Z" w16du:dateUtc="2026-02-06T05:28:00Z">
        <w:r w:rsidRPr="00697902">
          <w:rPr>
            <w:rFonts w:ascii="仿宋_GB2312" w:eastAsia="仿宋_GB2312" w:hAnsi="仿宋_GB2312" w:cs="仿宋_GB2312" w:hint="eastAsia"/>
            <w:sz w:val="32"/>
            <w:szCs w:val="32"/>
          </w:rPr>
          <w:t>挂靠监控系统：作为数据与信息管理的重要抓手，对挂靠等重点领域实施监测与信息归集，支撑风险识别与管理闭环。</w:t>
        </w:r>
      </w:ins>
    </w:p>
    <w:p w14:paraId="2396DF83" w14:textId="58EC4684" w:rsidR="00697902" w:rsidRDefault="003C7CA9" w:rsidP="00697902">
      <w:pPr>
        <w:ind w:firstLineChars="200" w:firstLine="640"/>
        <w:rPr>
          <w:ins w:id="115" w:author="小程 JS" w:date="2026-02-06T13:15:00Z" w16du:dateUtc="2026-02-06T05:15:00Z"/>
          <w:rFonts w:ascii="仿宋_GB2312" w:eastAsia="仿宋_GB2312" w:hAnsi="仿宋_GB2312" w:cs="仿宋_GB2312" w:hint="eastAsia"/>
          <w:sz w:val="32"/>
          <w:szCs w:val="32"/>
        </w:rPr>
      </w:pPr>
      <w:ins w:id="116" w:author="小程 JS" w:date="2026-02-06T13:35:00Z" w16du:dateUtc="2026-02-06T05:35:00Z">
        <w:r>
          <w:rPr>
            <w:rFonts w:ascii="仿宋_GB2312" w:eastAsia="仿宋_GB2312" w:hAnsi="仿宋_GB2312" w:cs="仿宋_GB2312" w:hint="eastAsia"/>
            <w:sz w:val="32"/>
            <w:szCs w:val="32"/>
          </w:rPr>
          <w:t>（十三） 数据治理中台与报送平台：汇集司库各业务主题域的数据，统一建表，通过标准化的数据治理策略持续提升司库数据</w:t>
        </w:r>
      </w:ins>
      <w:ins w:id="117" w:author="小程 JS" w:date="2026-02-06T13:36:00Z" w16du:dateUtc="2026-02-06T05:36:00Z">
        <w:r>
          <w:rPr>
            <w:rFonts w:ascii="仿宋_GB2312" w:eastAsia="仿宋_GB2312" w:hAnsi="仿宋_GB2312" w:cs="仿宋_GB2312" w:hint="eastAsia"/>
            <w:sz w:val="32"/>
            <w:szCs w:val="32"/>
          </w:rPr>
          <w:t>质量，生成各类报送报表，形成数据资产流转。</w:t>
        </w:r>
      </w:ins>
    </w:p>
    <w:p w14:paraId="24868E34" w14:textId="77777777" w:rsidR="008D2FFC" w:rsidRPr="00697902" w:rsidRDefault="008D2FFC">
      <w:pPr>
        <w:ind w:firstLineChars="200" w:firstLine="640"/>
        <w:rPr>
          <w:ins w:id="118" w:author="小程 JS" w:date="2026-02-06T13:15:00Z" w16du:dateUtc="2026-02-06T05:15:00Z"/>
          <w:rFonts w:ascii="仿宋_GB2312" w:eastAsia="仿宋_GB2312" w:hAnsi="仿宋_GB2312" w:cs="仿宋_GB2312"/>
          <w:sz w:val="32"/>
          <w:szCs w:val="32"/>
        </w:rPr>
      </w:pPr>
    </w:p>
    <w:p w14:paraId="7FEFFF18" w14:textId="2AAC069D" w:rsidR="007566F8" w:rsidRPr="003C7CA9" w:rsidRDefault="00000000">
      <w:pPr>
        <w:ind w:firstLineChars="200" w:firstLine="640"/>
        <w:rPr>
          <w:rFonts w:ascii="仿宋_GB2312" w:eastAsia="仿宋_GB2312" w:hAnsi="仿宋_GB2312" w:cs="仿宋_GB2312" w:hint="eastAsia"/>
          <w:strike/>
          <w:sz w:val="32"/>
          <w:szCs w:val="32"/>
          <w:rPrChange w:id="119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</w:pPr>
      <w:commentRangeStart w:id="120"/>
      <w:r w:rsidRPr="003C7CA9">
        <w:rPr>
          <w:rFonts w:ascii="仿宋_GB2312" w:eastAsia="仿宋_GB2312" w:hAnsi="仿宋_GB2312" w:cs="仿宋_GB2312" w:hint="eastAsia"/>
          <w:strike/>
          <w:sz w:val="32"/>
          <w:szCs w:val="32"/>
          <w:rPrChange w:id="121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  <w:t>（一）司库运营监控功能</w:t>
      </w:r>
    </w:p>
    <w:p w14:paraId="351A38ED" w14:textId="5F855B87" w:rsidR="007566F8" w:rsidRPr="003C7CA9" w:rsidRDefault="00000000">
      <w:pPr>
        <w:ind w:firstLineChars="200" w:firstLine="640"/>
        <w:rPr>
          <w:rFonts w:ascii="仿宋_GB2312" w:eastAsia="仿宋_GB2312" w:hAnsi="仿宋_GB2312" w:cs="仿宋_GB2312" w:hint="eastAsia"/>
          <w:strike/>
          <w:sz w:val="32"/>
          <w:szCs w:val="32"/>
          <w:rPrChange w:id="122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</w:pPr>
      <w:r w:rsidRPr="003C7CA9">
        <w:rPr>
          <w:rFonts w:ascii="仿宋_GB2312" w:eastAsia="仿宋_GB2312" w:hAnsi="仿宋_GB2312" w:cs="仿宋_GB2312" w:hint="eastAsia"/>
          <w:strike/>
          <w:sz w:val="32"/>
          <w:szCs w:val="32"/>
          <w:rPrChange w:id="123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  <w:t>运营监控涵盖</w:t>
      </w:r>
      <w:r w:rsidRPr="003C7CA9">
        <w:rPr>
          <w:rFonts w:ascii="仿宋_GB2312" w:eastAsia="仿宋_GB2312" w:hAnsi="仿宋_GB2312" w:cs="仿宋_GB2312" w:hint="eastAsia"/>
          <w:strike/>
          <w:color w:val="FF0000"/>
          <w:sz w:val="32"/>
          <w:szCs w:val="32"/>
          <w:highlight w:val="yellow"/>
          <w:rPrChange w:id="124" w:author="小程 JS" w:date="2026-02-06T13:36:00Z" w16du:dateUtc="2026-02-06T05:36:00Z">
            <w:rPr>
              <w:rFonts w:ascii="仿宋_GB2312" w:eastAsia="仿宋_GB2312" w:hAnsi="仿宋_GB2312" w:cs="仿宋_GB2312" w:hint="eastAsia"/>
              <w:color w:val="FF0000"/>
              <w:sz w:val="32"/>
              <w:szCs w:val="32"/>
              <w:highlight w:val="yellow"/>
            </w:rPr>
          </w:rPrChange>
        </w:rPr>
        <w:t>账户资金、资金结算、债务融资与担保、运营报告</w:t>
      </w:r>
      <w:r w:rsidRPr="003C7CA9">
        <w:rPr>
          <w:rFonts w:ascii="仿宋_GB2312" w:eastAsia="仿宋_GB2312" w:hAnsi="仿宋_GB2312" w:cs="仿宋_GB2312" w:hint="eastAsia"/>
          <w:strike/>
          <w:sz w:val="32"/>
          <w:szCs w:val="32"/>
          <w:rPrChange w:id="125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  <w:t>等</w:t>
      </w:r>
      <w:ins w:id="126" w:author="小程 JS" w:date="2026-02-06T13:29:00Z" w16du:dateUtc="2026-02-06T05:29:00Z">
        <w:r w:rsidR="00697902" w:rsidRPr="003C7CA9">
          <w:rPr>
            <w:rFonts w:ascii="仿宋_GB2312" w:eastAsia="仿宋_GB2312" w:hAnsi="仿宋_GB2312" w:cs="仿宋_GB2312" w:hint="eastAsia"/>
            <w:strike/>
            <w:sz w:val="32"/>
            <w:szCs w:val="32"/>
            <w:rPrChange w:id="127" w:author="小程 JS" w:date="2026-02-06T13:36:00Z" w16du:dateUtc="2026-02-06T05:36:00Z">
              <w:rPr>
                <w:rFonts w:ascii="仿宋_GB2312" w:eastAsia="仿宋_GB2312" w:hAnsi="仿宋_GB2312" w:cs="仿宋_GB2312" w:hint="eastAsia"/>
                <w:sz w:val="32"/>
                <w:szCs w:val="32"/>
              </w:rPr>
            </w:rPrChange>
          </w:rPr>
          <w:t>8</w:t>
        </w:r>
      </w:ins>
      <w:del w:id="128" w:author="小程 JS" w:date="2026-02-06T13:29:00Z" w16du:dateUtc="2026-02-06T05:29:00Z">
        <w:r w:rsidRPr="003C7CA9" w:rsidDel="00697902">
          <w:rPr>
            <w:rFonts w:ascii="仿宋_GB2312" w:eastAsia="仿宋_GB2312" w:hAnsi="仿宋_GB2312" w:cs="仿宋_GB2312"/>
            <w:strike/>
            <w:sz w:val="32"/>
            <w:szCs w:val="32"/>
            <w:rPrChange w:id="129" w:author="小程 JS" w:date="2026-02-06T13:36:00Z" w16du:dateUtc="2026-02-06T05:36:00Z">
              <w:rPr>
                <w:rFonts w:ascii="仿宋_GB2312" w:eastAsia="仿宋_GB2312" w:hAnsi="仿宋_GB2312" w:cs="仿宋_GB2312"/>
                <w:sz w:val="32"/>
                <w:szCs w:val="32"/>
              </w:rPr>
            </w:rPrChange>
          </w:rPr>
          <w:delText>9</w:delText>
        </w:r>
      </w:del>
      <w:r w:rsidRPr="003C7CA9">
        <w:rPr>
          <w:rFonts w:ascii="仿宋_GB2312" w:eastAsia="仿宋_GB2312" w:hAnsi="仿宋_GB2312" w:cs="仿宋_GB2312"/>
          <w:strike/>
          <w:sz w:val="32"/>
          <w:szCs w:val="32"/>
          <w:rPrChange w:id="130" w:author="小程 JS" w:date="2026-02-06T13:36:00Z" w16du:dateUtc="2026-02-06T05:36:00Z">
            <w:rPr>
              <w:rFonts w:ascii="仿宋_GB2312" w:eastAsia="仿宋_GB2312" w:hAnsi="仿宋_GB2312" w:cs="仿宋_GB2312"/>
              <w:sz w:val="32"/>
              <w:szCs w:val="32"/>
            </w:rPr>
          </w:rPrChange>
        </w:rPr>
        <w:t>个业务主题。</w:t>
      </w:r>
      <w:r w:rsidRPr="003C7CA9">
        <w:rPr>
          <w:rFonts w:ascii="仿宋_GB2312" w:eastAsia="仿宋_GB2312" w:hAnsi="仿宋_GB2312" w:cs="仿宋_GB2312" w:hint="eastAsia"/>
          <w:strike/>
          <w:sz w:val="32"/>
          <w:szCs w:val="32"/>
          <w:rPrChange w:id="131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  <w:t>已实现对境内外、全级次</w:t>
      </w:r>
      <w:r w:rsidRPr="003C7CA9">
        <w:rPr>
          <w:rFonts w:ascii="仿宋_GB2312" w:eastAsia="仿宋_GB2312" w:hAnsi="仿宋_GB2312" w:cs="仿宋_GB2312"/>
          <w:strike/>
          <w:sz w:val="32"/>
          <w:szCs w:val="32"/>
          <w:rPrChange w:id="132" w:author="小程 JS" w:date="2026-02-06T13:36:00Z" w16du:dateUtc="2026-02-06T05:36:00Z">
            <w:rPr>
              <w:rFonts w:ascii="仿宋_GB2312" w:eastAsia="仿宋_GB2312" w:hAnsi="仿宋_GB2312" w:cs="仿宋_GB2312"/>
              <w:sz w:val="32"/>
              <w:szCs w:val="32"/>
            </w:rPr>
          </w:rPrChange>
        </w:rPr>
        <w:t>单位的</w:t>
      </w:r>
      <w:r w:rsidRPr="003C7CA9">
        <w:rPr>
          <w:rFonts w:ascii="仿宋_GB2312" w:eastAsia="仿宋_GB2312" w:hAnsi="仿宋_GB2312" w:cs="仿宋_GB2312"/>
          <w:strike/>
          <w:color w:val="FF0000"/>
          <w:sz w:val="32"/>
          <w:szCs w:val="32"/>
          <w:highlight w:val="yellow"/>
          <w:rPrChange w:id="133" w:author="小程 JS" w:date="2026-02-06T13:36:00Z" w16du:dateUtc="2026-02-06T05:36:00Z">
            <w:rPr>
              <w:rFonts w:ascii="仿宋_GB2312" w:eastAsia="仿宋_GB2312" w:hAnsi="仿宋_GB2312" w:cs="仿宋_GB2312"/>
              <w:color w:val="FF0000"/>
              <w:sz w:val="32"/>
              <w:szCs w:val="32"/>
              <w:highlight w:val="yellow"/>
            </w:rPr>
          </w:rPrChange>
        </w:rPr>
        <w:t>100%</w:t>
      </w:r>
      <w:r w:rsidRPr="003C7CA9">
        <w:rPr>
          <w:rFonts w:ascii="仿宋_GB2312" w:eastAsia="仿宋_GB2312" w:hAnsi="仿宋_GB2312" w:cs="仿宋_GB2312"/>
          <w:strike/>
          <w:sz w:val="32"/>
          <w:szCs w:val="32"/>
          <w:rPrChange w:id="134" w:author="小程 JS" w:date="2026-02-06T13:36:00Z" w16du:dateUtc="2026-02-06T05:36:00Z">
            <w:rPr>
              <w:rFonts w:ascii="仿宋_GB2312" w:eastAsia="仿宋_GB2312" w:hAnsi="仿宋_GB2312" w:cs="仿宋_GB2312"/>
              <w:sz w:val="32"/>
              <w:szCs w:val="32"/>
            </w:rPr>
          </w:rPrChange>
        </w:rPr>
        <w:t>覆盖，实现了系统的“应用尽用”，</w:t>
      </w:r>
      <w:r w:rsidRPr="003C7CA9">
        <w:rPr>
          <w:rFonts w:ascii="仿宋_GB2312" w:eastAsia="仿宋_GB2312" w:hAnsi="仿宋_GB2312" w:cs="仿宋_GB2312" w:hint="eastAsia"/>
          <w:strike/>
          <w:sz w:val="32"/>
          <w:szCs w:val="32"/>
          <w:highlight w:val="yellow"/>
          <w:rPrChange w:id="135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  <w:highlight w:val="yellow"/>
            </w:rPr>
          </w:rPrChange>
        </w:rPr>
        <w:t>对全级次单位</w:t>
      </w:r>
      <w:r w:rsidRPr="003C7CA9">
        <w:rPr>
          <w:rFonts w:ascii="仿宋_GB2312" w:eastAsia="仿宋_GB2312" w:hAnsi="仿宋_GB2312" w:cs="仿宋_GB2312"/>
          <w:strike/>
          <w:sz w:val="32"/>
          <w:szCs w:val="32"/>
          <w:highlight w:val="yellow"/>
          <w:rPrChange w:id="136" w:author="小程 JS" w:date="2026-02-06T13:36:00Z" w16du:dateUtc="2026-02-06T05:36:00Z">
            <w:rPr>
              <w:rFonts w:ascii="仿宋_GB2312" w:eastAsia="仿宋_GB2312" w:hAnsi="仿宋_GB2312" w:cs="仿宋_GB2312"/>
              <w:sz w:val="32"/>
              <w:szCs w:val="32"/>
              <w:highlight w:val="yellow"/>
            </w:rPr>
          </w:rPrChange>
        </w:rPr>
        <w:t>银行</w:t>
      </w:r>
      <w:r w:rsidRPr="003C7CA9">
        <w:rPr>
          <w:rFonts w:ascii="仿宋_GB2312" w:eastAsia="仿宋_GB2312" w:hAnsi="仿宋_GB2312" w:cs="仿宋_GB2312"/>
          <w:strike/>
          <w:sz w:val="32"/>
          <w:szCs w:val="32"/>
          <w:highlight w:val="yellow"/>
          <w:rPrChange w:id="137" w:author="小程 JS" w:date="2026-02-06T13:36:00Z" w16du:dateUtc="2026-02-06T05:36:00Z">
            <w:rPr>
              <w:rFonts w:ascii="仿宋_GB2312" w:eastAsia="仿宋_GB2312" w:hAnsi="仿宋_GB2312" w:cs="仿宋_GB2312"/>
              <w:sz w:val="32"/>
              <w:szCs w:val="32"/>
              <w:highlight w:val="yellow"/>
            </w:rPr>
          </w:rPrChange>
        </w:rPr>
        <w:lastRenderedPageBreak/>
        <w:t>账户进行集中管控</w:t>
      </w:r>
      <w:r w:rsidRPr="003C7CA9">
        <w:rPr>
          <w:rFonts w:ascii="仿宋_GB2312" w:eastAsia="仿宋_GB2312" w:hAnsi="仿宋_GB2312" w:cs="仿宋_GB2312" w:hint="eastAsia"/>
          <w:strike/>
          <w:sz w:val="32"/>
          <w:szCs w:val="32"/>
          <w:rPrChange w:id="138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  <w:t>。</w:t>
      </w:r>
    </w:p>
    <w:p w14:paraId="4A06A3A7" w14:textId="77777777" w:rsidR="007566F8" w:rsidRPr="003C7CA9" w:rsidRDefault="00000000">
      <w:pPr>
        <w:ind w:firstLineChars="200" w:firstLine="640"/>
        <w:rPr>
          <w:rFonts w:ascii="仿宋_GB2312" w:eastAsia="仿宋_GB2312" w:hAnsi="仿宋_GB2312" w:cs="仿宋_GB2312" w:hint="eastAsia"/>
          <w:strike/>
          <w:sz w:val="32"/>
          <w:szCs w:val="32"/>
          <w:rPrChange w:id="139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</w:pPr>
      <w:r w:rsidRPr="003C7CA9">
        <w:rPr>
          <w:rFonts w:ascii="仿宋_GB2312" w:eastAsia="仿宋_GB2312" w:hAnsi="仿宋_GB2312" w:cs="仿宋_GB2312" w:hint="eastAsia"/>
          <w:strike/>
          <w:sz w:val="32"/>
          <w:szCs w:val="32"/>
          <w:rPrChange w:id="140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  <w:t>（二）风险防控功能</w:t>
      </w:r>
    </w:p>
    <w:p w14:paraId="7BC12969" w14:textId="77777777" w:rsidR="007566F8" w:rsidRPr="003C7CA9" w:rsidRDefault="00000000">
      <w:pPr>
        <w:ind w:firstLineChars="200" w:firstLine="640"/>
        <w:rPr>
          <w:rFonts w:ascii="仿宋_GB2312" w:eastAsia="仿宋_GB2312" w:hAnsi="仿宋_GB2312" w:cs="仿宋_GB2312" w:hint="eastAsia"/>
          <w:strike/>
          <w:sz w:val="32"/>
          <w:szCs w:val="32"/>
          <w:rPrChange w:id="141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</w:pPr>
      <w:r w:rsidRPr="003C7CA9">
        <w:rPr>
          <w:rFonts w:ascii="仿宋_GB2312" w:eastAsia="仿宋_GB2312" w:hAnsi="仿宋_GB2312" w:cs="仿宋_GB2312" w:hint="eastAsia"/>
          <w:strike/>
          <w:sz w:val="32"/>
          <w:szCs w:val="32"/>
          <w:rPrChange w:id="142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  <w:t>风险监控预警针对舞弊风险、合规风险、流动性风险和金融市场风险等开发系列</w:t>
      </w:r>
      <w:r w:rsidRPr="003C7CA9">
        <w:rPr>
          <w:rFonts w:ascii="仿宋_GB2312" w:eastAsia="仿宋_GB2312" w:hAnsi="仿宋_GB2312" w:cs="仿宋_GB2312"/>
          <w:strike/>
          <w:sz w:val="32"/>
          <w:szCs w:val="32"/>
          <w:rPrChange w:id="143" w:author="小程 JS" w:date="2026-02-06T13:36:00Z" w16du:dateUtc="2026-02-06T05:36:00Z">
            <w:rPr>
              <w:rFonts w:ascii="仿宋_GB2312" w:eastAsia="仿宋_GB2312" w:hAnsi="仿宋_GB2312" w:cs="仿宋_GB2312"/>
              <w:sz w:val="32"/>
              <w:szCs w:val="32"/>
            </w:rPr>
          </w:rPrChange>
        </w:rPr>
        <w:t>风险分析模型</w:t>
      </w:r>
      <w:r w:rsidRPr="003C7CA9">
        <w:rPr>
          <w:rFonts w:ascii="仿宋_GB2312" w:eastAsia="仿宋_GB2312" w:hAnsi="仿宋_GB2312" w:cs="仿宋_GB2312" w:hint="eastAsia"/>
          <w:strike/>
          <w:sz w:val="32"/>
          <w:szCs w:val="32"/>
          <w:rPrChange w:id="144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  <w:t>，自动化生成风险管理报告。舞弊风险主题涵盖账户管理、票据风险监控等，合规风险主题涵盖支付、预算超管控、异常贸易风险等，流动性</w:t>
      </w:r>
      <w:r w:rsidRPr="003C7CA9">
        <w:rPr>
          <w:rFonts w:ascii="仿宋_GB2312" w:eastAsia="仿宋_GB2312" w:hAnsi="仿宋_GB2312" w:cs="仿宋_GB2312"/>
          <w:strike/>
          <w:sz w:val="32"/>
          <w:szCs w:val="32"/>
          <w:rPrChange w:id="145" w:author="小程 JS" w:date="2026-02-06T13:36:00Z" w16du:dateUtc="2026-02-06T05:36:00Z">
            <w:rPr>
              <w:rFonts w:ascii="仿宋_GB2312" w:eastAsia="仿宋_GB2312" w:hAnsi="仿宋_GB2312" w:cs="仿宋_GB2312"/>
              <w:sz w:val="32"/>
              <w:szCs w:val="32"/>
            </w:rPr>
          </w:rPrChange>
        </w:rPr>
        <w:t>风险</w:t>
      </w:r>
      <w:r w:rsidRPr="003C7CA9">
        <w:rPr>
          <w:rFonts w:ascii="仿宋_GB2312" w:eastAsia="仿宋_GB2312" w:hAnsi="仿宋_GB2312" w:cs="仿宋_GB2312" w:hint="eastAsia"/>
          <w:strike/>
          <w:sz w:val="32"/>
          <w:szCs w:val="32"/>
          <w:rPrChange w:id="146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  <w:t>主题涵盖债务融资风险、逾期担保与贷款、信用评级等，</w:t>
      </w:r>
      <w:r w:rsidRPr="003C7CA9">
        <w:rPr>
          <w:rFonts w:ascii="仿宋_GB2312" w:eastAsia="仿宋_GB2312" w:hAnsi="仿宋_GB2312" w:cs="仿宋_GB2312"/>
          <w:strike/>
          <w:sz w:val="32"/>
          <w:szCs w:val="32"/>
          <w:rPrChange w:id="147" w:author="小程 JS" w:date="2026-02-06T13:36:00Z" w16du:dateUtc="2026-02-06T05:36:00Z">
            <w:rPr>
              <w:rFonts w:ascii="仿宋_GB2312" w:eastAsia="仿宋_GB2312" w:hAnsi="仿宋_GB2312" w:cs="仿宋_GB2312"/>
              <w:sz w:val="32"/>
              <w:szCs w:val="32"/>
            </w:rPr>
          </w:rPrChange>
        </w:rPr>
        <w:t>金融市场风险主题涵盖</w:t>
      </w:r>
      <w:r w:rsidRPr="003C7CA9">
        <w:rPr>
          <w:rFonts w:ascii="仿宋_GB2312" w:eastAsia="仿宋_GB2312" w:hAnsi="仿宋_GB2312" w:cs="仿宋_GB2312" w:hint="eastAsia"/>
          <w:strike/>
          <w:sz w:val="32"/>
          <w:szCs w:val="32"/>
          <w:rPrChange w:id="148" w:author="小程 JS" w:date="2026-02-06T13:36:00Z" w16du:dateUtc="2026-02-06T05:36:00Z">
            <w:rPr>
              <w:rFonts w:ascii="仿宋_GB2312" w:eastAsia="仿宋_GB2312" w:hAnsi="仿宋_GB2312" w:cs="仿宋_GB2312" w:hint="eastAsia"/>
              <w:sz w:val="32"/>
              <w:szCs w:val="32"/>
            </w:rPr>
          </w:rPrChange>
        </w:rPr>
        <w:t>舆情信息警示、汇率及利率等资讯展示、战略合作银行评价等。</w:t>
      </w:r>
      <w:commentRangeEnd w:id="120"/>
      <w:r w:rsidR="008D2FFC" w:rsidRPr="003C7CA9">
        <w:rPr>
          <w:rStyle w:val="af3"/>
          <w:rFonts w:ascii="仿宋_GB2312" w:eastAsia="仿宋_GB2312" w:hAnsi="仿宋_GB2312" w:cs="仿宋_GB2312" w:hint="eastAsia"/>
          <w:strike/>
          <w:sz w:val="32"/>
          <w:szCs w:val="32"/>
          <w:rPrChange w:id="149" w:author="小程 JS" w:date="2026-02-06T13:36:00Z" w16du:dateUtc="2026-02-06T05:36:00Z">
            <w:rPr>
              <w:rStyle w:val="af3"/>
              <w:rFonts w:ascii="仿宋_GB2312" w:eastAsia="仿宋_GB2312" w:hAnsi="仿宋_GB2312" w:cs="仿宋_GB2312" w:hint="eastAsia"/>
              <w:sz w:val="32"/>
              <w:szCs w:val="32"/>
            </w:rPr>
          </w:rPrChange>
        </w:rPr>
        <w:commentReference w:id="120"/>
      </w:r>
    </w:p>
    <w:p w14:paraId="3C5EA8FD" w14:textId="77777777" w:rsidR="007566F8" w:rsidRDefault="00000000">
      <w:pPr>
        <w:ind w:firstLineChars="200" w:firstLine="640"/>
        <w:rPr>
          <w:rFonts w:ascii="黑体" w:eastAsia="黑体" w:hAnsi="黑体" w:hint="eastAsia"/>
          <w:sz w:val="32"/>
        </w:rPr>
      </w:pPr>
      <w:r w:rsidRPr="0011078D">
        <w:rPr>
          <w:rFonts w:ascii="黑体" w:eastAsia="黑体" w:hAnsi="黑体" w:cs="黑体" w:hint="eastAsia"/>
          <w:sz w:val="32"/>
          <w:rPrChange w:id="150" w:author="小程 JS" w:date="2026-02-06T13:49:00Z" w16du:dateUtc="2026-02-06T05:49:00Z">
            <w:rPr>
              <w:rFonts w:ascii="黑体" w:eastAsia="黑体" w:hAnsi="黑体" w:cs="黑体" w:hint="eastAsia"/>
              <w:sz w:val="32"/>
              <w:u w:val="single"/>
            </w:rPr>
          </w:rPrChange>
        </w:rPr>
        <w:t>三、</w:t>
      </w:r>
      <w:r>
        <w:rPr>
          <w:rFonts w:ascii="黑体" w:eastAsia="黑体" w:hAnsi="黑体" w:hint="eastAsia"/>
          <w:sz w:val="32"/>
        </w:rPr>
        <w:t>集团公司司库系统优化方向</w:t>
      </w:r>
    </w:p>
    <w:p w14:paraId="1685D7E4" w14:textId="77777777" w:rsidR="007566F8" w:rsidRDefault="00000000">
      <w:pPr>
        <w:ind w:firstLineChars="200" w:firstLine="640"/>
        <w:rPr>
          <w:rFonts w:ascii="仿宋" w:eastAsia="仿宋" w:hAnsi="仿宋" w:hint="eastAsia"/>
          <w:sz w:val="32"/>
        </w:rPr>
      </w:pPr>
      <w:r>
        <w:rPr>
          <w:rFonts w:ascii="仿宋" w:eastAsia="仿宋" w:hAnsi="仿宋" w:hint="eastAsia"/>
          <w:sz w:val="32"/>
        </w:rPr>
        <w:t>下一步</w:t>
      </w:r>
      <w:r>
        <w:rPr>
          <w:rFonts w:ascii="仿宋" w:eastAsia="仿宋" w:hAnsi="仿宋"/>
          <w:sz w:val="32"/>
        </w:rPr>
        <w:t>，集团公司司库</w:t>
      </w:r>
      <w:r>
        <w:rPr>
          <w:rFonts w:ascii="仿宋" w:eastAsia="仿宋" w:hAnsi="仿宋" w:hint="eastAsia"/>
          <w:sz w:val="32"/>
        </w:rPr>
        <w:t>系统</w:t>
      </w:r>
      <w:r>
        <w:rPr>
          <w:rFonts w:ascii="仿宋" w:eastAsia="仿宋" w:hAnsi="仿宋"/>
          <w:sz w:val="32"/>
        </w:rPr>
        <w:t>将</w:t>
      </w:r>
      <w:r>
        <w:rPr>
          <w:rFonts w:ascii="仿宋" w:eastAsia="仿宋" w:hAnsi="仿宋" w:hint="eastAsia"/>
          <w:sz w:val="32"/>
        </w:rPr>
        <w:t>对标世界一流，聚焦集成协同与效能提升，全面深化应用。</w:t>
      </w:r>
    </w:p>
    <w:p w14:paraId="27B80179" w14:textId="77777777" w:rsidR="007566F8" w:rsidRDefault="00000000">
      <w:pPr>
        <w:ind w:firstLineChars="200" w:firstLine="640"/>
        <w:rPr>
          <w:rFonts w:ascii="仿宋" w:eastAsia="仿宋" w:hAnsi="仿宋" w:hint="eastAsia"/>
          <w:sz w:val="32"/>
        </w:rPr>
      </w:pPr>
      <w:r>
        <w:rPr>
          <w:rFonts w:ascii="仿宋" w:eastAsia="仿宋" w:hAnsi="仿宋" w:hint="eastAsia"/>
          <w:sz w:val="32"/>
        </w:rPr>
        <w:t>一是在“好用”上再优化，提升系统智能体验，加强风险防控能力，强化产业服务和决策支持。</w:t>
      </w:r>
    </w:p>
    <w:p w14:paraId="591D48E9" w14:textId="77777777" w:rsidR="007566F8" w:rsidRDefault="00000000">
      <w:pPr>
        <w:ind w:firstLineChars="200" w:firstLine="640"/>
        <w:rPr>
          <w:rFonts w:ascii="仿宋" w:eastAsia="仿宋" w:hAnsi="仿宋" w:hint="eastAsia"/>
          <w:sz w:val="32"/>
        </w:rPr>
      </w:pPr>
      <w:r>
        <w:rPr>
          <w:rFonts w:ascii="仿宋" w:eastAsia="仿宋" w:hAnsi="仿宋" w:hint="eastAsia"/>
          <w:sz w:val="32"/>
        </w:rPr>
        <w:t>二是在“愿用”上再强化，学习银行、同业的资金管理模式，结合各单位</w:t>
      </w:r>
      <w:r>
        <w:rPr>
          <w:rFonts w:ascii="仿宋" w:eastAsia="仿宋" w:hAnsi="仿宋"/>
          <w:sz w:val="32"/>
        </w:rPr>
        <w:t>实际</w:t>
      </w:r>
      <w:r>
        <w:rPr>
          <w:rFonts w:ascii="仿宋" w:eastAsia="仿宋" w:hAnsi="仿宋" w:hint="eastAsia"/>
          <w:sz w:val="32"/>
        </w:rPr>
        <w:t>，进一步提升系统功能全面性和使用友好程度，增加用户粘性。</w:t>
      </w:r>
    </w:p>
    <w:p w14:paraId="5382F733" w14:textId="77777777" w:rsidR="007566F8" w:rsidRDefault="00000000">
      <w:pPr>
        <w:ind w:firstLineChars="200" w:firstLine="640"/>
        <w:rPr>
          <w:rFonts w:ascii="仿宋" w:eastAsia="仿宋" w:hAnsi="仿宋" w:hint="eastAsia"/>
          <w:sz w:val="32"/>
        </w:rPr>
      </w:pPr>
      <w:r>
        <w:rPr>
          <w:rFonts w:ascii="仿宋" w:eastAsia="仿宋" w:hAnsi="仿宋" w:hint="eastAsia"/>
          <w:sz w:val="32"/>
        </w:rPr>
        <w:t>三是在“适用”上再深化，推动司库与各业财系统互联互通，支撑集团</w:t>
      </w:r>
      <w:r>
        <w:rPr>
          <w:rFonts w:ascii="仿宋" w:eastAsia="仿宋" w:hAnsi="仿宋"/>
          <w:sz w:val="32"/>
        </w:rPr>
        <w:t>公司</w:t>
      </w:r>
      <w:r>
        <w:rPr>
          <w:rFonts w:ascii="仿宋" w:eastAsia="仿宋" w:hAnsi="仿宋" w:hint="eastAsia"/>
          <w:sz w:val="32"/>
        </w:rPr>
        <w:t>一体化穿透式监管体系建设。</w:t>
      </w:r>
    </w:p>
    <w:p w14:paraId="62523039" w14:textId="77777777" w:rsidR="007566F8" w:rsidRDefault="007566F8">
      <w:pPr>
        <w:ind w:firstLineChars="200" w:firstLine="640"/>
        <w:rPr>
          <w:rFonts w:ascii="仿宋" w:eastAsia="仿宋" w:hAnsi="仿宋" w:hint="eastAsia"/>
          <w:sz w:val="32"/>
        </w:rPr>
      </w:pPr>
    </w:p>
    <w:p w14:paraId="0610EC9A" w14:textId="77777777" w:rsidR="007566F8" w:rsidRDefault="00000000">
      <w:pPr>
        <w:ind w:firstLineChars="200" w:firstLine="640"/>
        <w:rPr>
          <w:rFonts w:ascii="仿宋" w:eastAsia="仿宋" w:hint="eastAsia"/>
          <w:sz w:val="32"/>
        </w:rPr>
      </w:pPr>
      <w:r>
        <w:rPr>
          <w:rFonts w:ascii="仿宋" w:eastAsia="仿宋" w:hint="eastAsia"/>
          <w:sz w:val="32"/>
        </w:rPr>
        <w:t>未来，</w:t>
      </w:r>
      <w:r>
        <w:rPr>
          <w:rFonts w:ascii="仿宋" w:eastAsia="仿宋"/>
          <w:sz w:val="32"/>
        </w:rPr>
        <w:t>集团</w:t>
      </w:r>
      <w:r>
        <w:rPr>
          <w:rFonts w:ascii="仿宋" w:eastAsia="仿宋" w:hint="eastAsia"/>
          <w:sz w:val="32"/>
        </w:rPr>
        <w:t>公司司库</w:t>
      </w:r>
      <w:r>
        <w:rPr>
          <w:rFonts w:ascii="仿宋" w:eastAsia="仿宋"/>
          <w:sz w:val="32"/>
        </w:rPr>
        <w:t>系统将</w:t>
      </w:r>
      <w:r>
        <w:rPr>
          <w:rFonts w:ascii="仿宋" w:eastAsia="仿宋" w:hint="eastAsia"/>
          <w:sz w:val="32"/>
        </w:rPr>
        <w:t>持续按照“集约、安全、高效”的标准迭代升级，强化</w:t>
      </w:r>
      <w:r>
        <w:rPr>
          <w:rFonts w:ascii="仿宋" w:eastAsia="仿宋"/>
          <w:sz w:val="32"/>
        </w:rPr>
        <w:t>资金管理</w:t>
      </w:r>
      <w:r>
        <w:rPr>
          <w:rFonts w:ascii="仿宋" w:eastAsia="仿宋" w:hint="eastAsia"/>
          <w:sz w:val="32"/>
        </w:rPr>
        <w:t>，</w:t>
      </w:r>
      <w:r>
        <w:rPr>
          <w:rFonts w:ascii="仿宋" w:eastAsia="仿宋"/>
          <w:sz w:val="32"/>
        </w:rPr>
        <w:t>优化</w:t>
      </w:r>
      <w:r>
        <w:rPr>
          <w:rFonts w:ascii="仿宋" w:eastAsia="仿宋" w:hint="eastAsia"/>
          <w:sz w:val="32"/>
        </w:rPr>
        <w:t>资源</w:t>
      </w:r>
      <w:r>
        <w:rPr>
          <w:rFonts w:ascii="仿宋" w:eastAsia="仿宋"/>
          <w:sz w:val="32"/>
        </w:rPr>
        <w:t>配置，</w:t>
      </w:r>
      <w:r>
        <w:rPr>
          <w:rFonts w:ascii="仿宋" w:eastAsia="仿宋" w:hint="eastAsia"/>
          <w:sz w:val="32"/>
        </w:rPr>
        <w:t>支撑</w:t>
      </w:r>
      <w:r>
        <w:rPr>
          <w:rFonts w:ascii="仿宋" w:eastAsia="仿宋"/>
          <w:sz w:val="32"/>
        </w:rPr>
        <w:lastRenderedPageBreak/>
        <w:t>智能化穿透式监管</w:t>
      </w:r>
      <w:r>
        <w:rPr>
          <w:rFonts w:ascii="仿宋" w:eastAsia="仿宋" w:hint="eastAsia"/>
          <w:sz w:val="32"/>
        </w:rPr>
        <w:t>体系</w:t>
      </w:r>
      <w:r>
        <w:rPr>
          <w:rFonts w:ascii="仿宋" w:eastAsia="仿宋"/>
          <w:sz w:val="32"/>
        </w:rPr>
        <w:t>建设，</w:t>
      </w:r>
      <w:r>
        <w:rPr>
          <w:rFonts w:ascii="仿宋" w:eastAsia="仿宋" w:hint="eastAsia"/>
          <w:sz w:val="32"/>
        </w:rPr>
        <w:t>为高质量</w:t>
      </w:r>
      <w:r>
        <w:rPr>
          <w:rFonts w:ascii="仿宋" w:eastAsia="仿宋"/>
          <w:sz w:val="32"/>
        </w:rPr>
        <w:t>推进财务数智化转型升级工作</w:t>
      </w:r>
      <w:r>
        <w:rPr>
          <w:rFonts w:ascii="仿宋" w:eastAsia="仿宋" w:hint="eastAsia"/>
          <w:sz w:val="32"/>
        </w:rPr>
        <w:t>贡献</w:t>
      </w:r>
      <w:r>
        <w:rPr>
          <w:rFonts w:ascii="仿宋" w:eastAsia="仿宋"/>
          <w:sz w:val="32"/>
        </w:rPr>
        <w:t>新力量</w:t>
      </w:r>
      <w:r>
        <w:rPr>
          <w:rFonts w:ascii="仿宋" w:eastAsia="仿宋" w:hint="eastAsia"/>
          <w:sz w:val="32"/>
        </w:rPr>
        <w:t>。</w:t>
      </w:r>
    </w:p>
    <w:sectPr w:rsidR="007566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0" w:author="小程 JS" w:date="2026-02-06T13:16:00Z" w:initials="小J">
    <w:p w14:paraId="16A21099" w14:textId="77777777" w:rsidR="00697902" w:rsidRDefault="008D2FFC" w:rsidP="00697902">
      <w:pPr>
        <w:pStyle w:val="af4"/>
      </w:pPr>
      <w:r>
        <w:rPr>
          <w:rStyle w:val="af3"/>
          <w:rFonts w:hint="eastAsia"/>
        </w:rPr>
        <w:annotationRef/>
      </w:r>
      <w:r w:rsidR="00697902">
        <w:rPr>
          <w:rFonts w:hint="eastAsia"/>
        </w:rPr>
        <w:t>原来这两点知识司库资金监控系统的功能，司库的核心功能还是集团资金相关业务的管理。在上面的介绍后，这两点是否可以删除了？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A210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3ECF15" w16cex:dateUtc="2026-02-06T05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A21099" w16cid:durableId="2E3ECF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EAD50" w14:textId="77777777" w:rsidR="008353F3" w:rsidRDefault="008353F3" w:rsidP="008D2FFC">
      <w:pPr>
        <w:rPr>
          <w:rFonts w:hint="eastAsia"/>
        </w:rPr>
      </w:pPr>
      <w:r>
        <w:separator/>
      </w:r>
    </w:p>
  </w:endnote>
  <w:endnote w:type="continuationSeparator" w:id="0">
    <w:p w14:paraId="200FE583" w14:textId="77777777" w:rsidR="008353F3" w:rsidRDefault="008353F3" w:rsidP="008D2F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Segoe Print"/>
    <w:charset w:val="00"/>
    <w:family w:val="auto"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7BC12" w14:textId="77777777" w:rsidR="008353F3" w:rsidRDefault="008353F3" w:rsidP="008D2FFC">
      <w:pPr>
        <w:rPr>
          <w:rFonts w:hint="eastAsia"/>
        </w:rPr>
      </w:pPr>
      <w:r>
        <w:separator/>
      </w:r>
    </w:p>
  </w:footnote>
  <w:footnote w:type="continuationSeparator" w:id="0">
    <w:p w14:paraId="17E808D3" w14:textId="77777777" w:rsidR="008353F3" w:rsidRDefault="008353F3" w:rsidP="008D2FFC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小程 JS">
    <w15:presenceInfo w15:providerId="Windows Live" w15:userId="6e0ad9e832bd15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BD9"/>
    <w:rsid w:val="00074B6A"/>
    <w:rsid w:val="0008257B"/>
    <w:rsid w:val="00082BD9"/>
    <w:rsid w:val="00092A4D"/>
    <w:rsid w:val="00093924"/>
    <w:rsid w:val="000A257C"/>
    <w:rsid w:val="000D59EB"/>
    <w:rsid w:val="000E7A10"/>
    <w:rsid w:val="000E7B46"/>
    <w:rsid w:val="00104595"/>
    <w:rsid w:val="0011078D"/>
    <w:rsid w:val="00171AC0"/>
    <w:rsid w:val="001949CB"/>
    <w:rsid w:val="001F354D"/>
    <w:rsid w:val="00212112"/>
    <w:rsid w:val="002128F7"/>
    <w:rsid w:val="002A5FAC"/>
    <w:rsid w:val="002A79FD"/>
    <w:rsid w:val="002C6FD4"/>
    <w:rsid w:val="002D07E4"/>
    <w:rsid w:val="002D7F07"/>
    <w:rsid w:val="002E79E7"/>
    <w:rsid w:val="002F0A30"/>
    <w:rsid w:val="00321804"/>
    <w:rsid w:val="0038789C"/>
    <w:rsid w:val="003B0EFF"/>
    <w:rsid w:val="003C47E7"/>
    <w:rsid w:val="003C780C"/>
    <w:rsid w:val="003C7CA9"/>
    <w:rsid w:val="003F3F87"/>
    <w:rsid w:val="00403447"/>
    <w:rsid w:val="00433560"/>
    <w:rsid w:val="0043589A"/>
    <w:rsid w:val="00437E7C"/>
    <w:rsid w:val="00487E86"/>
    <w:rsid w:val="004E501D"/>
    <w:rsid w:val="00505DBE"/>
    <w:rsid w:val="00551ED1"/>
    <w:rsid w:val="00551FB2"/>
    <w:rsid w:val="00562350"/>
    <w:rsid w:val="005739DD"/>
    <w:rsid w:val="00575029"/>
    <w:rsid w:val="00593F7D"/>
    <w:rsid w:val="005A1749"/>
    <w:rsid w:val="0060045C"/>
    <w:rsid w:val="00606950"/>
    <w:rsid w:val="00637252"/>
    <w:rsid w:val="00655022"/>
    <w:rsid w:val="006565F5"/>
    <w:rsid w:val="00662E1A"/>
    <w:rsid w:val="00665D5F"/>
    <w:rsid w:val="00665EF6"/>
    <w:rsid w:val="00672B26"/>
    <w:rsid w:val="00697902"/>
    <w:rsid w:val="006A018A"/>
    <w:rsid w:val="006A4F25"/>
    <w:rsid w:val="00746E43"/>
    <w:rsid w:val="007566F8"/>
    <w:rsid w:val="00787B0A"/>
    <w:rsid w:val="0081449A"/>
    <w:rsid w:val="00814A5E"/>
    <w:rsid w:val="008353F3"/>
    <w:rsid w:val="00854170"/>
    <w:rsid w:val="008A2428"/>
    <w:rsid w:val="008B3E58"/>
    <w:rsid w:val="008D2FFC"/>
    <w:rsid w:val="00936825"/>
    <w:rsid w:val="00960E21"/>
    <w:rsid w:val="00970CFB"/>
    <w:rsid w:val="00987EF5"/>
    <w:rsid w:val="009928BA"/>
    <w:rsid w:val="009C4379"/>
    <w:rsid w:val="009D228F"/>
    <w:rsid w:val="009F53C9"/>
    <w:rsid w:val="00A02E60"/>
    <w:rsid w:val="00A1125E"/>
    <w:rsid w:val="00A14A14"/>
    <w:rsid w:val="00A2674D"/>
    <w:rsid w:val="00A43224"/>
    <w:rsid w:val="00A44BFE"/>
    <w:rsid w:val="00A7566A"/>
    <w:rsid w:val="00A86F5E"/>
    <w:rsid w:val="00AF45A8"/>
    <w:rsid w:val="00B21A54"/>
    <w:rsid w:val="00BA1D28"/>
    <w:rsid w:val="00BF361E"/>
    <w:rsid w:val="00C01A63"/>
    <w:rsid w:val="00C1324A"/>
    <w:rsid w:val="00C32411"/>
    <w:rsid w:val="00C349A1"/>
    <w:rsid w:val="00C41534"/>
    <w:rsid w:val="00C45C96"/>
    <w:rsid w:val="00C51638"/>
    <w:rsid w:val="00C55A32"/>
    <w:rsid w:val="00C705AD"/>
    <w:rsid w:val="00CA6CAE"/>
    <w:rsid w:val="00CD45E7"/>
    <w:rsid w:val="00D15175"/>
    <w:rsid w:val="00DC663E"/>
    <w:rsid w:val="00DD0B36"/>
    <w:rsid w:val="00E36C2C"/>
    <w:rsid w:val="00E53C65"/>
    <w:rsid w:val="00E74E0C"/>
    <w:rsid w:val="00E8399E"/>
    <w:rsid w:val="00E85C21"/>
    <w:rsid w:val="00EA573C"/>
    <w:rsid w:val="00EC243E"/>
    <w:rsid w:val="00EF3593"/>
    <w:rsid w:val="00F333E3"/>
    <w:rsid w:val="00F40CF0"/>
    <w:rsid w:val="00F76878"/>
    <w:rsid w:val="00F85FE0"/>
    <w:rsid w:val="00F97864"/>
    <w:rsid w:val="00FA459E"/>
    <w:rsid w:val="00FC2867"/>
    <w:rsid w:val="00FE19EE"/>
    <w:rsid w:val="00FE1C31"/>
    <w:rsid w:val="07312958"/>
    <w:rsid w:val="09991E4D"/>
    <w:rsid w:val="0B3E7F80"/>
    <w:rsid w:val="0D8920C3"/>
    <w:rsid w:val="0E0B2B80"/>
    <w:rsid w:val="0E590AFF"/>
    <w:rsid w:val="101F0E02"/>
    <w:rsid w:val="196A273E"/>
    <w:rsid w:val="1EF30556"/>
    <w:rsid w:val="202F6C59"/>
    <w:rsid w:val="337C0B05"/>
    <w:rsid w:val="37C56E8B"/>
    <w:rsid w:val="39142FFD"/>
    <w:rsid w:val="40BA707C"/>
    <w:rsid w:val="40EA1C0C"/>
    <w:rsid w:val="451232E0"/>
    <w:rsid w:val="4C3E2A23"/>
    <w:rsid w:val="561A16CF"/>
    <w:rsid w:val="579C6348"/>
    <w:rsid w:val="57BB6BFD"/>
    <w:rsid w:val="58DE5456"/>
    <w:rsid w:val="5BA416E6"/>
    <w:rsid w:val="5BAA5979"/>
    <w:rsid w:val="60792ED3"/>
    <w:rsid w:val="61343606"/>
    <w:rsid w:val="61BB25E6"/>
    <w:rsid w:val="6DD17F47"/>
    <w:rsid w:val="7553580B"/>
    <w:rsid w:val="788159C2"/>
    <w:rsid w:val="7FD2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D3F37"/>
  <w15:docId w15:val="{316F87B8-BBE1-428B-8A82-DD38105E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  <w:style w:type="paragraph" w:styleId="af2">
    <w:name w:val="Revision"/>
    <w:hidden/>
    <w:uiPriority w:val="99"/>
    <w:unhideWhenUsed/>
    <w:rsid w:val="008D2FFC"/>
    <w:rPr>
      <w:kern w:val="2"/>
      <w:sz w:val="21"/>
      <w:szCs w:val="22"/>
    </w:rPr>
  </w:style>
  <w:style w:type="character" w:styleId="af3">
    <w:name w:val="annotation reference"/>
    <w:basedOn w:val="a0"/>
    <w:uiPriority w:val="99"/>
    <w:semiHidden/>
    <w:unhideWhenUsed/>
    <w:rsid w:val="008D2FFC"/>
    <w:rPr>
      <w:sz w:val="21"/>
      <w:szCs w:val="21"/>
    </w:rPr>
  </w:style>
  <w:style w:type="paragraph" w:styleId="af4">
    <w:name w:val="annotation text"/>
    <w:basedOn w:val="a"/>
    <w:link w:val="af5"/>
    <w:uiPriority w:val="99"/>
    <w:unhideWhenUsed/>
    <w:rsid w:val="008D2FFC"/>
    <w:pPr>
      <w:jc w:val="left"/>
    </w:pPr>
  </w:style>
  <w:style w:type="character" w:customStyle="1" w:styleId="af5">
    <w:name w:val="批注文字 字符"/>
    <w:basedOn w:val="a0"/>
    <w:link w:val="af4"/>
    <w:uiPriority w:val="99"/>
    <w:rsid w:val="008D2FFC"/>
    <w:rPr>
      <w:kern w:val="2"/>
      <w:sz w:val="21"/>
      <w:szCs w:val="22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D2FFC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8D2FFC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6</Pages>
  <Words>409</Words>
  <Characters>2337</Characters>
  <Application>Microsoft Office Word</Application>
  <DocSecurity>0</DocSecurity>
  <Lines>19</Lines>
  <Paragraphs>5</Paragraphs>
  <ScaleCrop>false</ScaleCrop>
  <Company>Microsoft</Company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程昱涵</dc:creator>
  <cp:lastModifiedBy>小程 JS</cp:lastModifiedBy>
  <cp:revision>133</cp:revision>
  <dcterms:created xsi:type="dcterms:W3CDTF">2026-01-13T05:40:00Z</dcterms:created>
  <dcterms:modified xsi:type="dcterms:W3CDTF">2026-02-06T05:49:00Z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2052-11.8.2.11542</vt:lpwstr>
  </property>
  <property fmtid="{D5CDD505-2E9C-101B-9397-08002B2CF9AE}" pid="3" name="ICV">
    <vt:lpwstr>E3F699DE76144C02AC343EA0BFB49483</vt:lpwstr>
  </property>
</Properties>
</file>