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43AB21" w14:textId="2895C050" w:rsidR="00B260C0" w:rsidRDefault="00887BD1">
      <w:pPr>
        <w:tabs>
          <w:tab w:val="left" w:pos="4678"/>
        </w:tabs>
        <w:jc w:val="center"/>
        <w:rPr>
          <w:rFonts w:ascii="黑体" w:eastAsia="黑体" w:hAnsi="黑体"/>
          <w:b/>
          <w:bCs/>
          <w:sz w:val="44"/>
          <w:szCs w:val="44"/>
        </w:rPr>
      </w:pPr>
      <w:r>
        <w:rPr>
          <w:rFonts w:ascii="黑体" w:eastAsia="黑体" w:hAnsi="黑体" w:hint="eastAsia"/>
          <w:b/>
          <w:bCs/>
          <w:sz w:val="44"/>
          <w:szCs w:val="44"/>
        </w:rPr>
        <w:t>国资委二期验收演讲词（</w:t>
      </w:r>
      <w:r w:rsidR="004B726F">
        <w:rPr>
          <w:rFonts w:ascii="黑体" w:eastAsia="黑体" w:hAnsi="黑体" w:hint="eastAsia"/>
          <w:b/>
          <w:bCs/>
          <w:sz w:val="44"/>
          <w:szCs w:val="44"/>
        </w:rPr>
        <w:t>04</w:t>
      </w:r>
      <w:r w:rsidR="0049316F">
        <w:rPr>
          <w:rFonts w:ascii="黑体" w:eastAsia="黑体" w:hAnsi="黑体" w:hint="eastAsia"/>
          <w:b/>
          <w:bCs/>
          <w:sz w:val="44"/>
          <w:szCs w:val="44"/>
        </w:rPr>
        <w:t>10</w:t>
      </w:r>
      <w:r>
        <w:rPr>
          <w:rFonts w:ascii="黑体" w:eastAsia="黑体" w:hAnsi="黑体" w:hint="eastAsia"/>
          <w:b/>
          <w:bCs/>
          <w:sz w:val="44"/>
          <w:szCs w:val="44"/>
        </w:rPr>
        <w:t>）</w:t>
      </w:r>
    </w:p>
    <w:p w14:paraId="1208FE76" w14:textId="77777777" w:rsidR="00B260C0" w:rsidRPr="0049316F" w:rsidRDefault="00B260C0">
      <w:pPr>
        <w:rPr>
          <w:rFonts w:ascii="仿宋" w:eastAsia="仿宋" w:hAnsi="仿宋"/>
          <w:sz w:val="32"/>
          <w:szCs w:val="32"/>
        </w:rPr>
      </w:pPr>
    </w:p>
    <w:p w14:paraId="7E16B6E0" w14:textId="77777777" w:rsidR="00B260C0" w:rsidRDefault="00887BD1">
      <w:pPr>
        <w:rPr>
          <w:rFonts w:ascii="仿宋" w:eastAsia="仿宋" w:hAnsi="仿宋"/>
          <w:sz w:val="32"/>
          <w:szCs w:val="32"/>
        </w:rPr>
      </w:pPr>
      <w:r>
        <w:rPr>
          <w:rFonts w:ascii="仿宋" w:eastAsia="仿宋" w:hAnsi="仿宋" w:hint="eastAsia"/>
          <w:sz w:val="32"/>
          <w:szCs w:val="32"/>
        </w:rPr>
        <w:t>各位领导:</w:t>
      </w:r>
    </w:p>
    <w:p w14:paraId="6D9F6FA8" w14:textId="13FF9016" w:rsidR="0049316F" w:rsidRDefault="00887BD1">
      <w:pPr>
        <w:ind w:firstLineChars="200" w:firstLine="640"/>
        <w:rPr>
          <w:rFonts w:ascii="仿宋" w:eastAsia="仿宋" w:hAnsi="仿宋"/>
          <w:sz w:val="32"/>
          <w:szCs w:val="32"/>
        </w:rPr>
      </w:pPr>
      <w:r>
        <w:rPr>
          <w:rFonts w:ascii="仿宋" w:eastAsia="仿宋" w:hAnsi="仿宋" w:hint="eastAsia"/>
          <w:sz w:val="32"/>
          <w:szCs w:val="32"/>
        </w:rPr>
        <w:t>大家好，刚刚X</w:t>
      </w:r>
      <w:r>
        <w:rPr>
          <w:rFonts w:ascii="仿宋" w:eastAsia="仿宋" w:hAnsi="仿宋"/>
          <w:sz w:val="32"/>
          <w:szCs w:val="32"/>
        </w:rPr>
        <w:t>XX</w:t>
      </w:r>
      <w:r>
        <w:rPr>
          <w:rFonts w:ascii="仿宋" w:eastAsia="仿宋" w:hAnsi="仿宋" w:hint="eastAsia"/>
          <w:sz w:val="32"/>
          <w:szCs w:val="32"/>
        </w:rPr>
        <w:t>已经整体报告了航空工业司库体系建设及应用情况，下面我对照司库体系二期验收标准，向验收组</w:t>
      </w:r>
      <w:r w:rsidR="0010260F">
        <w:rPr>
          <w:rFonts w:ascii="仿宋" w:eastAsia="仿宋" w:hAnsi="仿宋" w:hint="eastAsia"/>
          <w:sz w:val="32"/>
          <w:szCs w:val="32"/>
        </w:rPr>
        <w:t>做</w:t>
      </w:r>
      <w:r>
        <w:rPr>
          <w:rFonts w:ascii="仿宋" w:eastAsia="仿宋" w:hAnsi="仿宋" w:hint="eastAsia"/>
          <w:sz w:val="32"/>
          <w:szCs w:val="32"/>
        </w:rPr>
        <w:t>汇报演示。</w:t>
      </w:r>
      <w:r w:rsidR="0049316F">
        <w:rPr>
          <w:rFonts w:ascii="仿宋" w:eastAsia="仿宋" w:hAnsi="仿宋" w:hint="eastAsia"/>
          <w:sz w:val="32"/>
          <w:szCs w:val="32"/>
        </w:rPr>
        <w:t>首先在安全自主可控方面，</w:t>
      </w:r>
      <w:r>
        <w:rPr>
          <w:rFonts w:ascii="仿宋" w:eastAsia="仿宋" w:hAnsi="仿宋" w:hint="eastAsia"/>
          <w:sz w:val="32"/>
          <w:szCs w:val="32"/>
        </w:rPr>
        <w:t>航空工业司库信息系统集成在集团公司商密网中，已</w:t>
      </w:r>
      <w:proofErr w:type="gramStart"/>
      <w:r>
        <w:rPr>
          <w:rFonts w:ascii="仿宋" w:eastAsia="仿宋" w:hAnsi="仿宋" w:hint="eastAsia"/>
          <w:sz w:val="32"/>
          <w:szCs w:val="32"/>
        </w:rPr>
        <w:t>通过等保三级</w:t>
      </w:r>
      <w:proofErr w:type="gramEnd"/>
      <w:r>
        <w:rPr>
          <w:rFonts w:ascii="仿宋" w:eastAsia="仿宋" w:hAnsi="仿宋" w:hint="eastAsia"/>
          <w:sz w:val="32"/>
          <w:szCs w:val="32"/>
        </w:rPr>
        <w:t>测评，实现了系统软件和数据的异地灾备，司库数据库、操作系统和服务器均已实现国产化。</w:t>
      </w:r>
    </w:p>
    <w:p w14:paraId="5B9A488D" w14:textId="3BCA0630" w:rsidR="00791599" w:rsidRDefault="00791599">
      <w:pPr>
        <w:ind w:firstLineChars="200" w:firstLine="640"/>
        <w:rPr>
          <w:rFonts w:ascii="仿宋" w:eastAsia="仿宋" w:hAnsi="仿宋"/>
          <w:sz w:val="32"/>
          <w:szCs w:val="32"/>
        </w:rPr>
      </w:pPr>
      <w:r w:rsidRPr="007A3CCD">
        <w:rPr>
          <w:rFonts w:ascii="仿宋" w:eastAsia="仿宋" w:hAnsi="仿宋" w:hint="eastAsia"/>
          <w:sz w:val="32"/>
          <w:szCs w:val="32"/>
          <w:highlight w:val="cyan"/>
        </w:rPr>
        <w:t>（点击：商网办公平台→</w:t>
      </w:r>
      <w:proofErr w:type="gramStart"/>
      <w:r w:rsidRPr="007A3CCD">
        <w:rPr>
          <w:rFonts w:ascii="仿宋" w:eastAsia="仿宋" w:hAnsi="仿宋" w:hint="eastAsia"/>
          <w:sz w:val="32"/>
          <w:szCs w:val="32"/>
          <w:highlight w:val="cyan"/>
        </w:rPr>
        <w:t>数智计财</w:t>
      </w:r>
      <w:proofErr w:type="gramEnd"/>
      <w:r w:rsidRPr="007A3CCD">
        <w:rPr>
          <w:rFonts w:ascii="仿宋" w:eastAsia="仿宋" w:hAnsi="仿宋" w:hint="eastAsia"/>
          <w:sz w:val="32"/>
          <w:szCs w:val="32"/>
          <w:highlight w:val="cyan"/>
        </w:rPr>
        <w:t>平台→</w:t>
      </w:r>
      <w:proofErr w:type="gramStart"/>
      <w:r w:rsidRPr="007A3CCD">
        <w:rPr>
          <w:rFonts w:ascii="仿宋" w:eastAsia="仿宋" w:hAnsi="仿宋" w:hint="eastAsia"/>
          <w:sz w:val="32"/>
          <w:szCs w:val="32"/>
          <w:highlight w:val="cyan"/>
        </w:rPr>
        <w:t>数智司库</w:t>
      </w:r>
      <w:proofErr w:type="gramEnd"/>
      <w:r w:rsidRPr="007A3CCD">
        <w:rPr>
          <w:rFonts w:ascii="仿宋" w:eastAsia="仿宋" w:hAnsi="仿宋" w:hint="eastAsia"/>
          <w:sz w:val="32"/>
          <w:szCs w:val="32"/>
          <w:highlight w:val="cyan"/>
        </w:rPr>
        <w:t>）</w:t>
      </w:r>
    </w:p>
    <w:p w14:paraId="346056BB" w14:textId="2AA02E6C" w:rsidR="0049316F" w:rsidRPr="00260339" w:rsidRDefault="00791599">
      <w:pPr>
        <w:ind w:firstLineChars="200" w:firstLine="643"/>
        <w:rPr>
          <w:rFonts w:ascii="仿宋" w:eastAsia="仿宋" w:hAnsi="仿宋"/>
          <w:b/>
          <w:bCs/>
          <w:color w:val="FF0000"/>
          <w:sz w:val="32"/>
          <w:szCs w:val="32"/>
        </w:rPr>
      </w:pPr>
      <w:r w:rsidRPr="00260339">
        <w:rPr>
          <w:rFonts w:ascii="仿宋" w:eastAsia="仿宋" w:hAnsi="仿宋" w:hint="eastAsia"/>
          <w:b/>
          <w:bCs/>
          <w:color w:val="FF0000"/>
          <w:sz w:val="32"/>
          <w:szCs w:val="32"/>
        </w:rPr>
        <w:t>现在</w:t>
      </w:r>
      <w:r w:rsidR="00F9537C" w:rsidRPr="00260339">
        <w:rPr>
          <w:rFonts w:ascii="仿宋" w:eastAsia="仿宋" w:hAnsi="仿宋" w:hint="eastAsia"/>
          <w:b/>
          <w:bCs/>
          <w:color w:val="FF0000"/>
          <w:sz w:val="32"/>
          <w:szCs w:val="32"/>
        </w:rPr>
        <w:t>我们看到的是</w:t>
      </w:r>
      <w:r w:rsidR="0049316F" w:rsidRPr="00260339">
        <w:rPr>
          <w:rFonts w:ascii="仿宋" w:eastAsia="仿宋" w:hAnsi="仿宋" w:hint="eastAsia"/>
          <w:b/>
          <w:bCs/>
          <w:color w:val="FF0000"/>
          <w:sz w:val="32"/>
          <w:szCs w:val="32"/>
        </w:rPr>
        <w:t>司库</w:t>
      </w:r>
      <w:r w:rsidR="00F9537C" w:rsidRPr="00260339">
        <w:rPr>
          <w:rFonts w:ascii="仿宋" w:eastAsia="仿宋" w:hAnsi="仿宋" w:hint="eastAsia"/>
          <w:b/>
          <w:bCs/>
          <w:color w:val="FF0000"/>
          <w:sz w:val="32"/>
          <w:szCs w:val="32"/>
        </w:rPr>
        <w:t>信息系统的登录界面，司库</w:t>
      </w:r>
      <w:r w:rsidR="0049316F" w:rsidRPr="00260339">
        <w:rPr>
          <w:rFonts w:ascii="仿宋" w:eastAsia="仿宋" w:hAnsi="仿宋" w:hint="eastAsia"/>
          <w:b/>
          <w:bCs/>
          <w:color w:val="FF0000"/>
          <w:sz w:val="32"/>
          <w:szCs w:val="32"/>
        </w:rPr>
        <w:t>已</w:t>
      </w:r>
      <w:proofErr w:type="gramStart"/>
      <w:r w:rsidR="0049316F" w:rsidRPr="00260339">
        <w:rPr>
          <w:rFonts w:ascii="仿宋" w:eastAsia="仿宋" w:hAnsi="仿宋" w:hint="eastAsia"/>
          <w:b/>
          <w:bCs/>
          <w:color w:val="FF0000"/>
          <w:sz w:val="32"/>
          <w:szCs w:val="32"/>
        </w:rPr>
        <w:t>与数智计财</w:t>
      </w:r>
      <w:proofErr w:type="gramEnd"/>
      <w:r w:rsidR="0049316F" w:rsidRPr="00260339">
        <w:rPr>
          <w:rFonts w:ascii="仿宋" w:eastAsia="仿宋" w:hAnsi="仿宋" w:hint="eastAsia"/>
          <w:b/>
          <w:bCs/>
          <w:color w:val="FF0000"/>
          <w:sz w:val="32"/>
          <w:szCs w:val="32"/>
        </w:rPr>
        <w:t>在商密网实现了集成，</w:t>
      </w:r>
      <w:r w:rsidR="00F9537C" w:rsidRPr="00260339">
        <w:rPr>
          <w:rFonts w:ascii="仿宋" w:eastAsia="仿宋" w:hAnsi="仿宋" w:hint="eastAsia"/>
          <w:b/>
          <w:bCs/>
          <w:color w:val="FF0000"/>
          <w:sz w:val="32"/>
          <w:szCs w:val="32"/>
        </w:rPr>
        <w:t>在商网办公平台—</w:t>
      </w:r>
      <w:proofErr w:type="gramStart"/>
      <w:r w:rsidRPr="00260339">
        <w:rPr>
          <w:rFonts w:ascii="仿宋" w:eastAsia="仿宋" w:hAnsi="仿宋" w:hint="eastAsia"/>
          <w:b/>
          <w:bCs/>
          <w:color w:val="FF0000"/>
          <w:sz w:val="32"/>
          <w:szCs w:val="32"/>
        </w:rPr>
        <w:t>数智计财</w:t>
      </w:r>
      <w:proofErr w:type="gramEnd"/>
      <w:r w:rsidRPr="00260339">
        <w:rPr>
          <w:rFonts w:ascii="仿宋" w:eastAsia="仿宋" w:hAnsi="仿宋" w:hint="eastAsia"/>
          <w:b/>
          <w:bCs/>
          <w:color w:val="FF0000"/>
          <w:sz w:val="32"/>
          <w:szCs w:val="32"/>
        </w:rPr>
        <w:t>平台</w:t>
      </w:r>
      <w:r w:rsidR="00F9537C" w:rsidRPr="00260339">
        <w:rPr>
          <w:rFonts w:ascii="仿宋" w:eastAsia="仿宋" w:hAnsi="仿宋" w:hint="eastAsia"/>
          <w:b/>
          <w:bCs/>
          <w:color w:val="FF0000"/>
          <w:sz w:val="32"/>
          <w:szCs w:val="32"/>
        </w:rPr>
        <w:t>中点击“</w:t>
      </w:r>
      <w:r w:rsidRPr="00260339">
        <w:rPr>
          <w:rFonts w:ascii="仿宋" w:eastAsia="仿宋" w:hAnsi="仿宋" w:hint="eastAsia"/>
          <w:b/>
          <w:bCs/>
          <w:color w:val="FF0000"/>
          <w:sz w:val="32"/>
          <w:szCs w:val="32"/>
        </w:rPr>
        <w:t>数智司库</w:t>
      </w:r>
      <w:r w:rsidR="00F9537C" w:rsidRPr="00260339">
        <w:rPr>
          <w:rFonts w:ascii="仿宋" w:eastAsia="仿宋" w:hAnsi="仿宋" w:hint="eastAsia"/>
          <w:b/>
          <w:bCs/>
          <w:color w:val="FF0000"/>
          <w:sz w:val="32"/>
          <w:szCs w:val="32"/>
        </w:rPr>
        <w:t>”</w:t>
      </w:r>
      <w:r w:rsidRPr="00260339">
        <w:rPr>
          <w:rFonts w:ascii="仿宋" w:eastAsia="仿宋" w:hAnsi="仿宋" w:hint="eastAsia"/>
          <w:b/>
          <w:bCs/>
          <w:color w:val="FF0000"/>
          <w:sz w:val="32"/>
          <w:szCs w:val="32"/>
        </w:rPr>
        <w:t>，可以实现司库系统的登录。</w:t>
      </w:r>
    </w:p>
    <w:p w14:paraId="2B725C47" w14:textId="03832223" w:rsidR="00B260C0" w:rsidRDefault="00887BD1" w:rsidP="0055709B">
      <w:pPr>
        <w:ind w:firstLineChars="200" w:firstLine="640"/>
        <w:rPr>
          <w:rFonts w:ascii="仿宋" w:eastAsia="仿宋" w:hAnsi="仿宋"/>
          <w:sz w:val="32"/>
          <w:szCs w:val="32"/>
        </w:rPr>
      </w:pPr>
      <w:r>
        <w:rPr>
          <w:rFonts w:ascii="仿宋" w:eastAsia="仿宋" w:hAnsi="仿宋" w:hint="eastAsia"/>
          <w:sz w:val="32"/>
          <w:szCs w:val="32"/>
        </w:rPr>
        <w:t>在司库门户中，可以看到共有1</w:t>
      </w:r>
      <w:r w:rsidR="00EC33C9">
        <w:rPr>
          <w:rFonts w:ascii="仿宋" w:eastAsia="仿宋" w:hAnsi="仿宋" w:hint="eastAsia"/>
          <w:sz w:val="32"/>
          <w:szCs w:val="32"/>
        </w:rPr>
        <w:t>6</w:t>
      </w:r>
      <w:r>
        <w:rPr>
          <w:rFonts w:ascii="仿宋" w:eastAsia="仿宋" w:hAnsi="仿宋" w:hint="eastAsia"/>
          <w:sz w:val="32"/>
          <w:szCs w:val="32"/>
        </w:rPr>
        <w:t>个模块，</w:t>
      </w:r>
      <w:r w:rsidR="00001500">
        <w:rPr>
          <w:rFonts w:ascii="仿宋" w:eastAsia="仿宋" w:hAnsi="仿宋" w:hint="eastAsia"/>
          <w:sz w:val="32"/>
          <w:szCs w:val="32"/>
        </w:rPr>
        <w:t>其中</w:t>
      </w:r>
      <w:r w:rsidR="0080087F">
        <w:rPr>
          <w:rFonts w:ascii="仿宋" w:eastAsia="仿宋" w:hAnsi="仿宋" w:hint="eastAsia"/>
          <w:sz w:val="32"/>
          <w:szCs w:val="32"/>
        </w:rPr>
        <w:t>前10个模块是司库验收重点关注的功能模块，具体包括：</w:t>
      </w:r>
      <w:r w:rsidR="0080087F">
        <w:rPr>
          <w:rFonts w:ascii="黑体" w:eastAsia="黑体" w:hAnsi="黑体" w:hint="eastAsia"/>
          <w:sz w:val="32"/>
          <w:szCs w:val="32"/>
        </w:rPr>
        <w:t>银行账户</w:t>
      </w:r>
      <w:r w:rsidR="0080087F">
        <w:rPr>
          <w:rFonts w:ascii="仿宋" w:eastAsia="仿宋" w:hAnsi="仿宋" w:hint="eastAsia"/>
          <w:sz w:val="32"/>
          <w:szCs w:val="32"/>
        </w:rPr>
        <w:t>（包括境内银行账户管理、境外银行账户管理、资金集中管理）、</w:t>
      </w:r>
      <w:r w:rsidR="0080087F">
        <w:rPr>
          <w:rFonts w:ascii="黑体" w:eastAsia="黑体" w:hAnsi="黑体" w:hint="eastAsia"/>
          <w:sz w:val="32"/>
          <w:szCs w:val="32"/>
        </w:rPr>
        <w:t>结算管理</w:t>
      </w:r>
      <w:r w:rsidR="0080087F">
        <w:rPr>
          <w:rFonts w:ascii="仿宋" w:eastAsia="仿宋" w:hAnsi="仿宋" w:hint="eastAsia"/>
          <w:sz w:val="32"/>
          <w:szCs w:val="32"/>
        </w:rPr>
        <w:t>、</w:t>
      </w:r>
      <w:r w:rsidR="0080087F">
        <w:rPr>
          <w:rFonts w:ascii="黑体" w:eastAsia="黑体" w:hAnsi="黑体" w:hint="eastAsia"/>
          <w:sz w:val="32"/>
          <w:szCs w:val="32"/>
        </w:rPr>
        <w:t>预算管理</w:t>
      </w:r>
      <w:r w:rsidR="0080087F">
        <w:rPr>
          <w:rFonts w:ascii="仿宋" w:eastAsia="仿宋" w:hAnsi="仿宋" w:hint="eastAsia"/>
          <w:sz w:val="32"/>
          <w:szCs w:val="32"/>
        </w:rPr>
        <w:t>、</w:t>
      </w:r>
      <w:r w:rsidR="0080087F">
        <w:rPr>
          <w:rFonts w:ascii="黑体" w:eastAsia="黑体" w:hAnsi="黑体" w:hint="eastAsia"/>
          <w:sz w:val="32"/>
          <w:szCs w:val="32"/>
        </w:rPr>
        <w:t>融资与担保</w:t>
      </w:r>
      <w:r w:rsidR="0080087F">
        <w:rPr>
          <w:rFonts w:ascii="仿宋" w:eastAsia="仿宋" w:hAnsi="仿宋" w:hint="eastAsia"/>
          <w:sz w:val="32"/>
          <w:szCs w:val="32"/>
        </w:rPr>
        <w:t>（包括债务融资管理、融资担保管理）、</w:t>
      </w:r>
      <w:r w:rsidR="0080087F">
        <w:rPr>
          <w:rFonts w:ascii="黑体" w:eastAsia="黑体" w:hAnsi="黑体" w:hint="eastAsia"/>
          <w:sz w:val="32"/>
          <w:szCs w:val="32"/>
        </w:rPr>
        <w:t>电子票据</w:t>
      </w:r>
      <w:r w:rsidR="0080087F">
        <w:rPr>
          <w:rFonts w:ascii="仿宋" w:eastAsia="仿宋" w:hAnsi="仿宋" w:hint="eastAsia"/>
          <w:sz w:val="32"/>
          <w:szCs w:val="32"/>
        </w:rPr>
        <w:t>、</w:t>
      </w:r>
      <w:r w:rsidR="0080087F">
        <w:rPr>
          <w:rFonts w:ascii="黑体" w:eastAsia="黑体" w:hAnsi="黑体" w:hint="eastAsia"/>
          <w:sz w:val="32"/>
          <w:szCs w:val="32"/>
        </w:rPr>
        <w:t>供应链金融</w:t>
      </w:r>
      <w:r w:rsidR="0080087F">
        <w:rPr>
          <w:rFonts w:ascii="仿宋" w:eastAsia="仿宋" w:hAnsi="仿宋" w:hint="eastAsia"/>
          <w:sz w:val="32"/>
          <w:szCs w:val="32"/>
        </w:rPr>
        <w:t>、</w:t>
      </w:r>
      <w:r w:rsidR="0080087F">
        <w:rPr>
          <w:rFonts w:ascii="黑体" w:eastAsia="黑体" w:hAnsi="黑体" w:hint="eastAsia"/>
          <w:sz w:val="32"/>
          <w:szCs w:val="32"/>
        </w:rPr>
        <w:t>应收应付</w:t>
      </w:r>
      <w:r w:rsidR="0080087F">
        <w:rPr>
          <w:rFonts w:ascii="仿宋" w:eastAsia="仿宋" w:hAnsi="仿宋" w:hint="eastAsia"/>
          <w:sz w:val="32"/>
          <w:szCs w:val="32"/>
        </w:rPr>
        <w:t>、</w:t>
      </w:r>
      <w:r w:rsidR="0080087F">
        <w:rPr>
          <w:rFonts w:ascii="黑体" w:eastAsia="黑体" w:hAnsi="黑体" w:hint="eastAsia"/>
          <w:sz w:val="32"/>
          <w:szCs w:val="32"/>
        </w:rPr>
        <w:t>资金监控</w:t>
      </w:r>
      <w:r w:rsidR="0080087F">
        <w:rPr>
          <w:rFonts w:ascii="仿宋" w:eastAsia="仿宋" w:hAnsi="仿宋" w:hint="eastAsia"/>
          <w:sz w:val="32"/>
          <w:szCs w:val="32"/>
        </w:rPr>
        <w:t>（包括战略决策支持、虚假贸易风险识别、风险防控）、</w:t>
      </w:r>
      <w:r w:rsidR="0080087F">
        <w:rPr>
          <w:rFonts w:ascii="黑体" w:eastAsia="黑体" w:hAnsi="黑体" w:hint="eastAsia"/>
          <w:sz w:val="32"/>
          <w:szCs w:val="32"/>
        </w:rPr>
        <w:t>挂靠监控</w:t>
      </w:r>
      <w:r w:rsidR="0055709B" w:rsidRPr="007A3CCD">
        <w:rPr>
          <w:rFonts w:ascii="仿宋" w:eastAsia="仿宋" w:hAnsi="仿宋" w:hint="eastAsia"/>
          <w:sz w:val="32"/>
          <w:szCs w:val="32"/>
        </w:rPr>
        <w:t>、</w:t>
      </w:r>
      <w:r w:rsidR="0055709B">
        <w:rPr>
          <w:rFonts w:ascii="黑体" w:eastAsia="黑体" w:hAnsi="黑体" w:hint="eastAsia"/>
          <w:sz w:val="32"/>
          <w:szCs w:val="32"/>
        </w:rPr>
        <w:t>组织管理</w:t>
      </w:r>
      <w:r w:rsidR="0055709B" w:rsidRPr="007A3CCD">
        <w:rPr>
          <w:rFonts w:ascii="仿宋" w:eastAsia="仿宋" w:hAnsi="仿宋" w:hint="eastAsia"/>
          <w:sz w:val="32"/>
          <w:szCs w:val="32"/>
        </w:rPr>
        <w:t>（主要对组织机构，包括全级次子公司、部门机构、人员信息的统一管理）。</w:t>
      </w:r>
      <w:r w:rsidR="00001500">
        <w:rPr>
          <w:rFonts w:ascii="仿宋" w:eastAsia="仿宋" w:hAnsi="仿宋" w:hint="eastAsia"/>
          <w:sz w:val="32"/>
          <w:szCs w:val="32"/>
        </w:rPr>
        <w:t>同</w:t>
      </w:r>
      <w:r w:rsidR="005E1939">
        <w:rPr>
          <w:rFonts w:ascii="仿宋" w:eastAsia="仿宋" w:hAnsi="仿宋" w:hint="eastAsia"/>
          <w:sz w:val="32"/>
          <w:szCs w:val="32"/>
        </w:rPr>
        <w:t>时后面还</w:t>
      </w:r>
      <w:r w:rsidR="00001500">
        <w:rPr>
          <w:rFonts w:ascii="仿宋" w:eastAsia="仿宋" w:hAnsi="仿宋" w:hint="eastAsia"/>
          <w:sz w:val="32"/>
          <w:szCs w:val="32"/>
        </w:rPr>
        <w:t>有</w:t>
      </w:r>
      <w:r w:rsidR="005E1939">
        <w:rPr>
          <w:rFonts w:ascii="仿宋" w:eastAsia="仿宋" w:hAnsi="仿宋" w:hint="eastAsia"/>
          <w:sz w:val="32"/>
          <w:szCs w:val="32"/>
        </w:rPr>
        <w:t>内部</w:t>
      </w:r>
      <w:r w:rsidR="0010260F">
        <w:rPr>
          <w:rFonts w:ascii="仿宋" w:eastAsia="仿宋" w:hAnsi="仿宋" w:hint="eastAsia"/>
          <w:sz w:val="32"/>
          <w:szCs w:val="32"/>
        </w:rPr>
        <w:t>管理</w:t>
      </w:r>
      <w:r w:rsidR="00001500">
        <w:rPr>
          <w:rFonts w:ascii="仿宋" w:eastAsia="仿宋" w:hAnsi="仿宋" w:hint="eastAsia"/>
          <w:sz w:val="32"/>
          <w:szCs w:val="32"/>
        </w:rPr>
        <w:t>或</w:t>
      </w:r>
      <w:r w:rsidR="0055709B">
        <w:rPr>
          <w:rFonts w:ascii="仿宋" w:eastAsia="仿宋" w:hAnsi="仿宋" w:hint="eastAsia"/>
          <w:sz w:val="32"/>
          <w:szCs w:val="32"/>
        </w:rPr>
        <w:t>司库</w:t>
      </w:r>
      <w:r w:rsidR="00001500">
        <w:rPr>
          <w:rFonts w:ascii="仿宋" w:eastAsia="仿宋" w:hAnsi="仿宋" w:hint="eastAsia"/>
          <w:sz w:val="32"/>
          <w:szCs w:val="32"/>
        </w:rPr>
        <w:t>后台</w:t>
      </w:r>
      <w:r w:rsidR="005E1939">
        <w:rPr>
          <w:rFonts w:ascii="仿宋" w:eastAsia="仿宋" w:hAnsi="仿宋" w:hint="eastAsia"/>
          <w:sz w:val="32"/>
          <w:szCs w:val="32"/>
        </w:rPr>
        <w:t>管理使用的</w:t>
      </w:r>
      <w:r w:rsidR="0055709B">
        <w:rPr>
          <w:rFonts w:ascii="仿宋" w:eastAsia="仿宋" w:hAnsi="仿宋" w:hint="eastAsia"/>
          <w:sz w:val="32"/>
          <w:szCs w:val="32"/>
        </w:rPr>
        <w:t>6</w:t>
      </w:r>
      <w:r w:rsidR="005E1939">
        <w:rPr>
          <w:rFonts w:ascii="仿宋" w:eastAsia="仿宋" w:hAnsi="仿宋" w:hint="eastAsia"/>
          <w:sz w:val="32"/>
          <w:szCs w:val="32"/>
        </w:rPr>
        <w:t>个模块，包括金融衍生等模块。</w:t>
      </w:r>
    </w:p>
    <w:p w14:paraId="1CCF6A96" w14:textId="030E5DC0" w:rsidR="00B260C0" w:rsidRDefault="00887BD1">
      <w:pPr>
        <w:ind w:firstLineChars="200" w:firstLine="640"/>
        <w:rPr>
          <w:rFonts w:ascii="仿宋" w:eastAsia="仿宋" w:hAnsi="仿宋"/>
          <w:sz w:val="32"/>
          <w:szCs w:val="32"/>
        </w:rPr>
      </w:pPr>
      <w:r>
        <w:rPr>
          <w:rFonts w:ascii="仿宋" w:eastAsia="仿宋" w:hAnsi="仿宋" w:hint="eastAsia"/>
          <w:sz w:val="32"/>
          <w:szCs w:val="32"/>
        </w:rPr>
        <w:t>为加强司库运营监控，我们将有关重点指标分为8个主题在司库门户</w:t>
      </w:r>
      <w:proofErr w:type="gramStart"/>
      <w:r>
        <w:rPr>
          <w:rFonts w:ascii="仿宋" w:eastAsia="仿宋" w:hAnsi="仿宋" w:hint="eastAsia"/>
          <w:sz w:val="32"/>
          <w:szCs w:val="32"/>
        </w:rPr>
        <w:t>一</w:t>
      </w:r>
      <w:proofErr w:type="gramEnd"/>
      <w:r>
        <w:rPr>
          <w:rFonts w:ascii="仿宋" w:eastAsia="仿宋" w:hAnsi="仿宋" w:hint="eastAsia"/>
          <w:sz w:val="32"/>
          <w:szCs w:val="32"/>
        </w:rPr>
        <w:t>屏展示，实时进行监测。相关数据均为各子</w:t>
      </w:r>
      <w:r w:rsidR="00EC33C9">
        <w:rPr>
          <w:rFonts w:ascii="仿宋" w:eastAsia="仿宋" w:hAnsi="仿宋" w:hint="eastAsia"/>
          <w:sz w:val="32"/>
          <w:szCs w:val="32"/>
        </w:rPr>
        <w:t>模块的</w:t>
      </w:r>
      <w:r>
        <w:rPr>
          <w:rFonts w:ascii="仿宋" w:eastAsia="仿宋" w:hAnsi="仿宋" w:hint="eastAsia"/>
          <w:sz w:val="32"/>
          <w:szCs w:val="32"/>
        </w:rPr>
        <w:t>实时数据。因</w:t>
      </w:r>
      <w:r>
        <w:rPr>
          <w:rFonts w:ascii="仿宋" w:eastAsia="仿宋" w:hAnsi="仿宋" w:hint="eastAsia"/>
          <w:sz w:val="32"/>
          <w:szCs w:val="32"/>
        </w:rPr>
        <w:lastRenderedPageBreak/>
        <w:t>时间关系，下面向验收组做简要展示汇报。8个主题分别包括：</w:t>
      </w:r>
    </w:p>
    <w:p w14:paraId="5C38D01C"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1.资金集中</w:t>
      </w:r>
    </w:p>
    <w:p w14:paraId="0A94B74A" w14:textId="4E4AD01B" w:rsidR="00B260C0" w:rsidRDefault="00001500">
      <w:pPr>
        <w:ind w:firstLineChars="200" w:firstLine="640"/>
        <w:rPr>
          <w:rFonts w:ascii="仿宋" w:eastAsia="仿宋" w:hAnsi="仿宋"/>
          <w:sz w:val="32"/>
          <w:szCs w:val="32"/>
        </w:rPr>
      </w:pPr>
      <w:r>
        <w:rPr>
          <w:rFonts w:ascii="仿宋" w:eastAsia="仿宋" w:hAnsi="仿宋" w:hint="eastAsia"/>
          <w:sz w:val="32"/>
          <w:szCs w:val="32"/>
        </w:rPr>
        <w:t>首先</w:t>
      </w:r>
      <w:r w:rsidR="008C30B9">
        <w:rPr>
          <w:rFonts w:ascii="仿宋" w:eastAsia="仿宋" w:hAnsi="仿宋" w:hint="eastAsia"/>
          <w:sz w:val="32"/>
          <w:szCs w:val="32"/>
        </w:rPr>
        <w:t>在屏幕中间位置</w:t>
      </w:r>
      <w:r>
        <w:rPr>
          <w:rFonts w:ascii="仿宋" w:eastAsia="仿宋" w:hAnsi="仿宋" w:hint="eastAsia"/>
          <w:sz w:val="32"/>
          <w:szCs w:val="32"/>
        </w:rPr>
        <w:t>展示</w:t>
      </w:r>
      <w:r w:rsidR="008C30B9">
        <w:rPr>
          <w:rFonts w:ascii="仿宋" w:eastAsia="仿宋" w:hAnsi="仿宋" w:hint="eastAsia"/>
          <w:sz w:val="32"/>
          <w:szCs w:val="32"/>
        </w:rPr>
        <w:t>的是</w:t>
      </w:r>
      <w:r w:rsidR="00887BD1">
        <w:rPr>
          <w:rFonts w:ascii="仿宋" w:eastAsia="仿宋" w:hAnsi="仿宋" w:hint="eastAsia"/>
          <w:sz w:val="32"/>
          <w:szCs w:val="32"/>
        </w:rPr>
        <w:t>资金分布地图，根据地理分布对全级次单位资金余额进行排名展示，并加以颜色区分；另外对存款</w:t>
      </w:r>
      <w:r>
        <w:rPr>
          <w:rFonts w:ascii="仿宋" w:eastAsia="仿宋" w:hAnsi="仿宋" w:hint="eastAsia"/>
          <w:sz w:val="32"/>
          <w:szCs w:val="32"/>
        </w:rPr>
        <w:t>机构的资金分布</w:t>
      </w:r>
      <w:r w:rsidR="00887BD1">
        <w:rPr>
          <w:rFonts w:ascii="仿宋" w:eastAsia="仿宋" w:hAnsi="仿宋" w:hint="eastAsia"/>
          <w:sz w:val="32"/>
          <w:szCs w:val="32"/>
        </w:rPr>
        <w:t>、</w:t>
      </w:r>
      <w:r>
        <w:rPr>
          <w:rFonts w:ascii="仿宋" w:eastAsia="仿宋" w:hAnsi="仿宋" w:hint="eastAsia"/>
          <w:sz w:val="32"/>
          <w:szCs w:val="32"/>
        </w:rPr>
        <w:t>本年</w:t>
      </w:r>
      <w:r w:rsidR="00887BD1">
        <w:rPr>
          <w:rFonts w:ascii="仿宋" w:eastAsia="仿宋" w:hAnsi="仿宋" w:hint="eastAsia"/>
          <w:sz w:val="32"/>
          <w:szCs w:val="32"/>
        </w:rPr>
        <w:t>资金规模趋势</w:t>
      </w:r>
      <w:r w:rsidR="00626DB4">
        <w:rPr>
          <w:rFonts w:ascii="仿宋" w:eastAsia="仿宋" w:hAnsi="仿宋" w:hint="eastAsia"/>
          <w:sz w:val="32"/>
          <w:szCs w:val="32"/>
        </w:rPr>
        <w:t>、</w:t>
      </w:r>
      <w:r>
        <w:rPr>
          <w:rFonts w:ascii="仿宋" w:eastAsia="仿宋" w:hAnsi="仿宋" w:hint="eastAsia"/>
          <w:sz w:val="32"/>
          <w:szCs w:val="32"/>
        </w:rPr>
        <w:t>所属</w:t>
      </w:r>
      <w:r w:rsidR="00887BD1">
        <w:rPr>
          <w:rFonts w:ascii="仿宋" w:eastAsia="仿宋" w:hAnsi="仿宋" w:hint="eastAsia"/>
          <w:sz w:val="32"/>
          <w:szCs w:val="32"/>
        </w:rPr>
        <w:t>单位资金排名（余额、集中率）进行展示；</w:t>
      </w:r>
      <w:r>
        <w:rPr>
          <w:rFonts w:ascii="仿宋" w:eastAsia="仿宋" w:hAnsi="仿宋" w:hint="eastAsia"/>
          <w:sz w:val="32"/>
          <w:szCs w:val="32"/>
        </w:rPr>
        <w:t>最下方</w:t>
      </w:r>
      <w:proofErr w:type="gramStart"/>
      <w:r>
        <w:rPr>
          <w:rFonts w:ascii="仿宋" w:eastAsia="仿宋" w:hAnsi="仿宋" w:hint="eastAsia"/>
          <w:sz w:val="32"/>
          <w:szCs w:val="32"/>
        </w:rPr>
        <w:t>展示全级次</w:t>
      </w:r>
      <w:proofErr w:type="gramEnd"/>
      <w:r>
        <w:rPr>
          <w:rFonts w:ascii="仿宋" w:eastAsia="仿宋" w:hAnsi="仿宋" w:hint="eastAsia"/>
          <w:sz w:val="32"/>
          <w:szCs w:val="32"/>
        </w:rPr>
        <w:t>单位开立在商业银行的账户数量及资金余额的分布情况。</w:t>
      </w:r>
    </w:p>
    <w:p w14:paraId="064841B1"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2.资金预算</w:t>
      </w:r>
    </w:p>
    <w:p w14:paraId="1D0CD26F" w14:textId="65A99AC3" w:rsidR="00B260C0" w:rsidRDefault="00887BD1">
      <w:pPr>
        <w:ind w:firstLineChars="200" w:firstLine="640"/>
        <w:rPr>
          <w:rFonts w:ascii="仿宋" w:eastAsia="仿宋" w:hAnsi="仿宋"/>
          <w:sz w:val="32"/>
          <w:szCs w:val="32"/>
        </w:rPr>
      </w:pPr>
      <w:r>
        <w:rPr>
          <w:rFonts w:ascii="仿宋" w:eastAsia="仿宋" w:hAnsi="仿宋" w:hint="eastAsia"/>
          <w:sz w:val="32"/>
          <w:szCs w:val="32"/>
        </w:rPr>
        <w:t>从年度预算执行情况（包括</w:t>
      </w:r>
      <w:r w:rsidR="00001500">
        <w:rPr>
          <w:rFonts w:ascii="仿宋" w:eastAsia="仿宋" w:hAnsi="仿宋" w:hint="eastAsia"/>
          <w:sz w:val="32"/>
          <w:szCs w:val="32"/>
        </w:rPr>
        <w:t>本年各月</w:t>
      </w:r>
      <w:r>
        <w:rPr>
          <w:rFonts w:ascii="仿宋" w:eastAsia="仿宋" w:hAnsi="仿宋" w:hint="eastAsia"/>
          <w:sz w:val="32"/>
          <w:szCs w:val="32"/>
        </w:rPr>
        <w:t>趋势、三项活动</w:t>
      </w:r>
      <w:r w:rsidR="00001500">
        <w:rPr>
          <w:rFonts w:ascii="仿宋" w:eastAsia="仿宋" w:hAnsi="仿宋" w:hint="eastAsia"/>
          <w:sz w:val="32"/>
          <w:szCs w:val="32"/>
        </w:rPr>
        <w:t>、</w:t>
      </w:r>
      <w:r>
        <w:rPr>
          <w:rFonts w:ascii="仿宋" w:eastAsia="仿宋" w:hAnsi="仿宋" w:hint="eastAsia"/>
          <w:sz w:val="32"/>
          <w:szCs w:val="32"/>
        </w:rPr>
        <w:t>五年预算</w:t>
      </w:r>
      <w:proofErr w:type="gramStart"/>
      <w:r w:rsidR="00001500">
        <w:rPr>
          <w:rFonts w:ascii="仿宋" w:eastAsia="仿宋" w:hAnsi="仿宋" w:hint="eastAsia"/>
          <w:sz w:val="32"/>
          <w:szCs w:val="32"/>
        </w:rPr>
        <w:t>的预实对比</w:t>
      </w:r>
      <w:proofErr w:type="gramEnd"/>
      <w:r w:rsidR="00001500">
        <w:rPr>
          <w:rFonts w:ascii="仿宋" w:eastAsia="仿宋" w:hAnsi="仿宋" w:hint="eastAsia"/>
          <w:sz w:val="32"/>
          <w:szCs w:val="32"/>
        </w:rPr>
        <w:t>和执行率</w:t>
      </w:r>
      <w:r>
        <w:rPr>
          <w:rFonts w:ascii="仿宋" w:eastAsia="仿宋" w:hAnsi="仿宋" w:hint="eastAsia"/>
          <w:sz w:val="32"/>
          <w:szCs w:val="32"/>
        </w:rPr>
        <w:t>）、月度计划执行</w:t>
      </w:r>
      <w:r w:rsidR="00001500">
        <w:rPr>
          <w:rFonts w:ascii="仿宋" w:eastAsia="仿宋" w:hAnsi="仿宋" w:hint="eastAsia"/>
          <w:sz w:val="32"/>
          <w:szCs w:val="32"/>
        </w:rPr>
        <w:t>率</w:t>
      </w:r>
      <w:r>
        <w:rPr>
          <w:rFonts w:ascii="仿宋" w:eastAsia="仿宋" w:hAnsi="仿宋" w:hint="eastAsia"/>
          <w:sz w:val="32"/>
          <w:szCs w:val="32"/>
        </w:rPr>
        <w:t>（包括</w:t>
      </w:r>
      <w:r w:rsidR="008C30B9">
        <w:rPr>
          <w:rFonts w:ascii="仿宋" w:eastAsia="仿宋" w:hAnsi="仿宋" w:hint="eastAsia"/>
          <w:sz w:val="32"/>
          <w:szCs w:val="32"/>
        </w:rPr>
        <w:t>总</w:t>
      </w:r>
      <w:r>
        <w:rPr>
          <w:rFonts w:ascii="仿宋" w:eastAsia="仿宋" w:hAnsi="仿宋" w:hint="eastAsia"/>
          <w:sz w:val="32"/>
          <w:szCs w:val="32"/>
        </w:rPr>
        <w:t>收入、</w:t>
      </w:r>
      <w:r w:rsidR="008C30B9">
        <w:rPr>
          <w:rFonts w:ascii="仿宋" w:eastAsia="仿宋" w:hAnsi="仿宋" w:hint="eastAsia"/>
          <w:sz w:val="32"/>
          <w:szCs w:val="32"/>
        </w:rPr>
        <w:t>总</w:t>
      </w:r>
      <w:r>
        <w:rPr>
          <w:rFonts w:ascii="仿宋" w:eastAsia="仿宋" w:hAnsi="仿宋" w:hint="eastAsia"/>
          <w:sz w:val="32"/>
          <w:szCs w:val="32"/>
        </w:rPr>
        <w:t>支出、经营活动</w:t>
      </w:r>
      <w:r w:rsidR="008C30B9">
        <w:rPr>
          <w:rFonts w:ascii="仿宋" w:eastAsia="仿宋" w:hAnsi="仿宋" w:hint="eastAsia"/>
          <w:sz w:val="32"/>
          <w:szCs w:val="32"/>
        </w:rPr>
        <w:t>收支</w:t>
      </w:r>
      <w:r>
        <w:rPr>
          <w:rFonts w:ascii="仿宋" w:eastAsia="仿宋" w:hAnsi="仿宋" w:hint="eastAsia"/>
          <w:sz w:val="32"/>
          <w:szCs w:val="32"/>
        </w:rPr>
        <w:t>）以及</w:t>
      </w:r>
      <w:r w:rsidR="00001500">
        <w:rPr>
          <w:rFonts w:ascii="仿宋" w:eastAsia="仿宋" w:hAnsi="仿宋" w:hint="eastAsia"/>
          <w:sz w:val="32"/>
          <w:szCs w:val="32"/>
        </w:rPr>
        <w:t>收支</w:t>
      </w:r>
      <w:r>
        <w:rPr>
          <w:rFonts w:ascii="仿宋" w:eastAsia="仿宋" w:hAnsi="仿宋" w:hint="eastAsia"/>
          <w:sz w:val="32"/>
          <w:szCs w:val="32"/>
        </w:rPr>
        <w:t>预算执行</w:t>
      </w:r>
      <w:r w:rsidR="00001500">
        <w:rPr>
          <w:rFonts w:ascii="仿宋" w:eastAsia="仿宋" w:hAnsi="仿宋" w:hint="eastAsia"/>
          <w:sz w:val="32"/>
          <w:szCs w:val="32"/>
        </w:rPr>
        <w:t>情况</w:t>
      </w:r>
      <w:r>
        <w:rPr>
          <w:rFonts w:ascii="仿宋" w:eastAsia="仿宋" w:hAnsi="仿宋" w:hint="eastAsia"/>
          <w:sz w:val="32"/>
          <w:szCs w:val="32"/>
        </w:rPr>
        <w:t>的单位排名（</w:t>
      </w:r>
      <w:r w:rsidR="00001500">
        <w:rPr>
          <w:rFonts w:ascii="仿宋" w:eastAsia="仿宋" w:hAnsi="仿宋" w:hint="eastAsia"/>
          <w:sz w:val="32"/>
          <w:szCs w:val="32"/>
        </w:rPr>
        <w:t>第三行为规模排名、第四行为执行率排名，</w:t>
      </w:r>
      <w:r>
        <w:rPr>
          <w:rFonts w:ascii="仿宋" w:eastAsia="仿宋" w:hAnsi="仿宋" w:hint="eastAsia"/>
          <w:sz w:val="32"/>
          <w:szCs w:val="32"/>
        </w:rPr>
        <w:t>支持按不同维度切换）；</w:t>
      </w:r>
    </w:p>
    <w:p w14:paraId="0FF1A978"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3.资金结算</w:t>
      </w:r>
    </w:p>
    <w:p w14:paraId="71075EDF" w14:textId="6C5BBB0F" w:rsidR="008C30B9" w:rsidRDefault="008C30B9">
      <w:pPr>
        <w:ind w:firstLineChars="200" w:firstLine="640"/>
        <w:rPr>
          <w:rFonts w:ascii="仿宋" w:eastAsia="仿宋" w:hAnsi="仿宋"/>
          <w:sz w:val="32"/>
          <w:szCs w:val="32"/>
        </w:rPr>
      </w:pPr>
      <w:r>
        <w:rPr>
          <w:rFonts w:ascii="仿宋" w:eastAsia="仿宋" w:hAnsi="仿宋" w:hint="eastAsia"/>
          <w:sz w:val="32"/>
          <w:szCs w:val="32"/>
        </w:rPr>
        <w:t>上半部分为资金收支的总体情况，包括资金流入和流出的总额及笔数（支持不同时间维度的切换）、本年每日资金收支的规模趋势、</w:t>
      </w:r>
      <w:r w:rsidR="00887BD1">
        <w:rPr>
          <w:rFonts w:ascii="仿宋" w:eastAsia="仿宋" w:hAnsi="仿宋" w:hint="eastAsia"/>
          <w:sz w:val="32"/>
          <w:szCs w:val="32"/>
        </w:rPr>
        <w:t>大额</w:t>
      </w:r>
      <w:r>
        <w:rPr>
          <w:rFonts w:ascii="仿宋" w:eastAsia="仿宋" w:hAnsi="仿宋" w:hint="eastAsia"/>
          <w:sz w:val="32"/>
          <w:szCs w:val="32"/>
        </w:rPr>
        <w:t>资金</w:t>
      </w:r>
      <w:r w:rsidR="00887BD1">
        <w:rPr>
          <w:rFonts w:ascii="仿宋" w:eastAsia="仿宋" w:hAnsi="仿宋" w:hint="eastAsia"/>
          <w:sz w:val="32"/>
          <w:szCs w:val="32"/>
        </w:rPr>
        <w:t>收支</w:t>
      </w:r>
      <w:r>
        <w:rPr>
          <w:rFonts w:ascii="仿宋" w:eastAsia="仿宋" w:hAnsi="仿宋" w:hint="eastAsia"/>
          <w:sz w:val="32"/>
          <w:szCs w:val="32"/>
        </w:rPr>
        <w:t>；</w:t>
      </w:r>
    </w:p>
    <w:p w14:paraId="44FF1C76" w14:textId="6121DEB8" w:rsidR="00B260C0" w:rsidRDefault="008C30B9">
      <w:pPr>
        <w:ind w:firstLineChars="200" w:firstLine="640"/>
        <w:rPr>
          <w:rFonts w:ascii="仿宋" w:eastAsia="仿宋" w:hAnsi="仿宋"/>
          <w:sz w:val="32"/>
          <w:szCs w:val="32"/>
        </w:rPr>
      </w:pPr>
      <w:r>
        <w:rPr>
          <w:rFonts w:ascii="仿宋" w:eastAsia="仿宋" w:hAnsi="仿宋" w:hint="eastAsia"/>
          <w:sz w:val="32"/>
          <w:szCs w:val="32"/>
        </w:rPr>
        <w:t>下半部分为对当日</w:t>
      </w:r>
      <w:r w:rsidR="00887BD1">
        <w:rPr>
          <w:rFonts w:ascii="仿宋" w:eastAsia="仿宋" w:hAnsi="仿宋" w:hint="eastAsia"/>
          <w:sz w:val="32"/>
          <w:szCs w:val="32"/>
        </w:rPr>
        <w:t>收支</w:t>
      </w:r>
      <w:r>
        <w:rPr>
          <w:rFonts w:ascii="仿宋" w:eastAsia="仿宋" w:hAnsi="仿宋" w:hint="eastAsia"/>
          <w:sz w:val="32"/>
          <w:szCs w:val="32"/>
        </w:rPr>
        <w:t>明细的</w:t>
      </w:r>
      <w:r w:rsidR="00EC33C9">
        <w:rPr>
          <w:rFonts w:ascii="仿宋" w:eastAsia="仿宋" w:hAnsi="仿宋" w:hint="eastAsia"/>
          <w:sz w:val="32"/>
          <w:szCs w:val="32"/>
        </w:rPr>
        <w:t>监控</w:t>
      </w:r>
      <w:r w:rsidR="00887BD1">
        <w:rPr>
          <w:rFonts w:ascii="仿宋" w:eastAsia="仿宋" w:hAnsi="仿宋" w:hint="eastAsia"/>
          <w:sz w:val="32"/>
          <w:szCs w:val="32"/>
        </w:rPr>
        <w:t>排名</w:t>
      </w:r>
      <w:r>
        <w:rPr>
          <w:rFonts w:ascii="仿宋" w:eastAsia="仿宋" w:hAnsi="仿宋" w:hint="eastAsia"/>
          <w:sz w:val="32"/>
          <w:szCs w:val="32"/>
        </w:rPr>
        <w:t>，第二行两侧为</w:t>
      </w:r>
      <w:r w:rsidR="00887BD1">
        <w:rPr>
          <w:rFonts w:ascii="仿宋" w:eastAsia="仿宋" w:hAnsi="仿宋" w:hint="eastAsia"/>
          <w:sz w:val="32"/>
          <w:szCs w:val="32"/>
        </w:rPr>
        <w:t>单位</w:t>
      </w:r>
      <w:r>
        <w:rPr>
          <w:rFonts w:ascii="仿宋" w:eastAsia="仿宋" w:hAnsi="仿宋" w:hint="eastAsia"/>
          <w:sz w:val="32"/>
          <w:szCs w:val="32"/>
        </w:rPr>
        <w:t>排名、第三行为</w:t>
      </w:r>
      <w:r w:rsidR="005233F8">
        <w:rPr>
          <w:rFonts w:ascii="仿宋" w:eastAsia="仿宋" w:hAnsi="仿宋" w:hint="eastAsia"/>
          <w:sz w:val="32"/>
          <w:szCs w:val="32"/>
        </w:rPr>
        <w:t>逐笔</w:t>
      </w:r>
      <w:r w:rsidR="00887BD1">
        <w:rPr>
          <w:rFonts w:ascii="仿宋" w:eastAsia="仿宋" w:hAnsi="仿宋" w:hint="eastAsia"/>
          <w:sz w:val="32"/>
          <w:szCs w:val="32"/>
        </w:rPr>
        <w:t>收支</w:t>
      </w:r>
      <w:r w:rsidR="005233F8">
        <w:rPr>
          <w:rFonts w:ascii="仿宋" w:eastAsia="仿宋" w:hAnsi="仿宋" w:hint="eastAsia"/>
          <w:sz w:val="32"/>
          <w:szCs w:val="32"/>
        </w:rPr>
        <w:t>排名</w:t>
      </w:r>
      <w:r w:rsidR="00887BD1">
        <w:rPr>
          <w:rFonts w:ascii="仿宋" w:eastAsia="仿宋" w:hAnsi="仿宋" w:hint="eastAsia"/>
          <w:sz w:val="32"/>
          <w:szCs w:val="32"/>
        </w:rPr>
        <w:t>、</w:t>
      </w:r>
      <w:r w:rsidR="005233F8">
        <w:rPr>
          <w:rFonts w:ascii="仿宋" w:eastAsia="仿宋" w:hAnsi="仿宋" w:hint="eastAsia"/>
          <w:sz w:val="32"/>
          <w:szCs w:val="32"/>
        </w:rPr>
        <w:t>中间分别为</w:t>
      </w:r>
      <w:r w:rsidR="00887BD1">
        <w:rPr>
          <w:rFonts w:ascii="仿宋" w:eastAsia="仿宋" w:hAnsi="仿宋" w:hint="eastAsia"/>
          <w:sz w:val="32"/>
          <w:szCs w:val="32"/>
        </w:rPr>
        <w:t>结算率指标以及支出</w:t>
      </w:r>
      <w:r w:rsidR="009648AC">
        <w:rPr>
          <w:rFonts w:ascii="仿宋" w:eastAsia="仿宋" w:hAnsi="仿宋" w:hint="eastAsia"/>
          <w:sz w:val="32"/>
          <w:szCs w:val="32"/>
        </w:rPr>
        <w:t>单位</w:t>
      </w:r>
      <w:r w:rsidR="00887BD1">
        <w:rPr>
          <w:rFonts w:ascii="仿宋" w:eastAsia="仿宋" w:hAnsi="仿宋" w:hint="eastAsia"/>
          <w:sz w:val="32"/>
          <w:szCs w:val="32"/>
        </w:rPr>
        <w:t>的行业</w:t>
      </w:r>
      <w:r w:rsidR="009648AC">
        <w:rPr>
          <w:rFonts w:ascii="仿宋" w:eastAsia="仿宋" w:hAnsi="仿宋" w:hint="eastAsia"/>
          <w:sz w:val="32"/>
          <w:szCs w:val="32"/>
        </w:rPr>
        <w:t>分布</w:t>
      </w:r>
      <w:r w:rsidR="00887BD1">
        <w:rPr>
          <w:rFonts w:ascii="仿宋" w:eastAsia="仿宋" w:hAnsi="仿宋" w:hint="eastAsia"/>
          <w:sz w:val="32"/>
          <w:szCs w:val="32"/>
        </w:rPr>
        <w:t>。</w:t>
      </w:r>
    </w:p>
    <w:p w14:paraId="09F3B9BB"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4.债务融资担保</w:t>
      </w:r>
    </w:p>
    <w:p w14:paraId="774C0616" w14:textId="16D02629" w:rsidR="008F61A1" w:rsidRDefault="008F61A1">
      <w:pPr>
        <w:ind w:firstLineChars="200" w:firstLine="640"/>
        <w:rPr>
          <w:rFonts w:ascii="仿宋" w:eastAsia="仿宋" w:hAnsi="仿宋"/>
          <w:sz w:val="32"/>
          <w:szCs w:val="32"/>
        </w:rPr>
      </w:pPr>
      <w:r>
        <w:rPr>
          <w:rFonts w:ascii="仿宋" w:eastAsia="仿宋" w:hAnsi="仿宋" w:hint="eastAsia"/>
          <w:sz w:val="32"/>
          <w:szCs w:val="32"/>
        </w:rPr>
        <w:t>主要包括对重点管控指标（资产负债率、带息负债、担保）的监控，上方的数据卡片</w:t>
      </w:r>
      <w:r w:rsidR="00A131CB">
        <w:rPr>
          <w:rFonts w:ascii="仿宋" w:eastAsia="仿宋" w:hAnsi="仿宋" w:hint="eastAsia"/>
          <w:sz w:val="32"/>
          <w:szCs w:val="32"/>
        </w:rPr>
        <w:t>为对三项管控</w:t>
      </w:r>
      <w:r>
        <w:rPr>
          <w:rFonts w:ascii="仿宋" w:eastAsia="仿宋" w:hAnsi="仿宋" w:hint="eastAsia"/>
          <w:sz w:val="32"/>
          <w:szCs w:val="32"/>
        </w:rPr>
        <w:t>指标计划值和实际值的监控。</w:t>
      </w:r>
    </w:p>
    <w:p w14:paraId="6628ECC2" w14:textId="21CB1549" w:rsidR="00B260C0" w:rsidRDefault="008F61A1">
      <w:pPr>
        <w:ind w:firstLineChars="200" w:firstLine="640"/>
        <w:rPr>
          <w:rFonts w:ascii="仿宋" w:eastAsia="仿宋" w:hAnsi="仿宋"/>
          <w:sz w:val="32"/>
          <w:szCs w:val="32"/>
        </w:rPr>
      </w:pPr>
      <w:r>
        <w:rPr>
          <w:rFonts w:ascii="仿宋" w:eastAsia="仿宋" w:hAnsi="仿宋" w:hint="eastAsia"/>
          <w:sz w:val="32"/>
          <w:szCs w:val="32"/>
        </w:rPr>
        <w:lastRenderedPageBreak/>
        <w:t>页面下方</w:t>
      </w:r>
      <w:r w:rsidR="00887BD1">
        <w:rPr>
          <w:rFonts w:ascii="仿宋" w:eastAsia="仿宋" w:hAnsi="仿宋" w:hint="eastAsia"/>
          <w:sz w:val="32"/>
          <w:szCs w:val="32"/>
        </w:rPr>
        <w:t>左侧为重点管控指标的单位排名（包括资产负债率、带息负债总额、担保余额）、右侧依次为预测指标（包括偿债支出预测、全年预计利息支出）、结构指标（包括期限结构、融资结构）、重点监测指标（内源融资节约费用、债务到期明细）。</w:t>
      </w:r>
    </w:p>
    <w:p w14:paraId="4B0FC6A9"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5.金融衍生品</w:t>
      </w:r>
    </w:p>
    <w:p w14:paraId="374528B9" w14:textId="19FAAEA1" w:rsidR="00B260C0" w:rsidRDefault="00887BD1">
      <w:pPr>
        <w:ind w:firstLineChars="200" w:firstLine="640"/>
        <w:rPr>
          <w:rFonts w:ascii="仿宋" w:eastAsia="仿宋" w:hAnsi="仿宋"/>
          <w:sz w:val="32"/>
          <w:szCs w:val="32"/>
        </w:rPr>
      </w:pPr>
      <w:r>
        <w:rPr>
          <w:rFonts w:ascii="仿宋" w:eastAsia="仿宋" w:hAnsi="仿宋" w:hint="eastAsia"/>
          <w:sz w:val="32"/>
          <w:szCs w:val="32"/>
        </w:rPr>
        <w:t>系统实时监控时点净持仓等风险管理六大指标，同时对商品指标、盈亏监控指标、套</w:t>
      </w:r>
      <w:proofErr w:type="gramStart"/>
      <w:r w:rsidR="00626DB4">
        <w:rPr>
          <w:rFonts w:ascii="仿宋" w:eastAsia="仿宋" w:hAnsi="仿宋" w:hint="eastAsia"/>
          <w:sz w:val="32"/>
          <w:szCs w:val="32"/>
        </w:rPr>
        <w:t>保</w:t>
      </w:r>
      <w:r>
        <w:rPr>
          <w:rFonts w:ascii="仿宋" w:eastAsia="仿宋" w:hAnsi="仿宋" w:hint="eastAsia"/>
          <w:sz w:val="32"/>
          <w:szCs w:val="32"/>
        </w:rPr>
        <w:t>比例</w:t>
      </w:r>
      <w:proofErr w:type="gramEnd"/>
      <w:r>
        <w:rPr>
          <w:rFonts w:ascii="仿宋" w:eastAsia="仿宋" w:hAnsi="仿宋" w:hint="eastAsia"/>
          <w:sz w:val="32"/>
          <w:szCs w:val="32"/>
        </w:rPr>
        <w:t>等进行实时在线监控。</w:t>
      </w:r>
    </w:p>
    <w:p w14:paraId="73380730"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6.应收应付</w:t>
      </w:r>
    </w:p>
    <w:p w14:paraId="4778AF4D"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左侧为应收账款、右侧为应付账款（分别包括账龄、TOP10、交易对手等级分类）、中间为应收应付综合指标（包括总额、未来到期款项统计）；</w:t>
      </w:r>
    </w:p>
    <w:p w14:paraId="7BEA0857"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7.供应链金融</w:t>
      </w:r>
    </w:p>
    <w:p w14:paraId="5C4EFCF8" w14:textId="24644D2D" w:rsidR="00B260C0" w:rsidRDefault="00887BD1">
      <w:pPr>
        <w:ind w:firstLineChars="200" w:firstLine="640"/>
        <w:rPr>
          <w:rFonts w:ascii="仿宋" w:eastAsia="仿宋" w:hAnsi="仿宋"/>
          <w:sz w:val="32"/>
          <w:szCs w:val="32"/>
        </w:rPr>
      </w:pPr>
      <w:r>
        <w:rPr>
          <w:rFonts w:ascii="仿宋" w:eastAsia="仿宋" w:hAnsi="仿宋" w:hint="eastAsia"/>
          <w:sz w:val="32"/>
          <w:szCs w:val="32"/>
        </w:rPr>
        <w:t>分别从供</w:t>
      </w:r>
      <w:proofErr w:type="gramStart"/>
      <w:r>
        <w:rPr>
          <w:rFonts w:ascii="仿宋" w:eastAsia="仿宋" w:hAnsi="仿宋" w:hint="eastAsia"/>
          <w:sz w:val="32"/>
          <w:szCs w:val="32"/>
        </w:rPr>
        <w:t>金业务</w:t>
      </w:r>
      <w:proofErr w:type="gramEnd"/>
      <w:r>
        <w:rPr>
          <w:rFonts w:ascii="仿宋" w:eastAsia="仿宋" w:hAnsi="仿宋" w:hint="eastAsia"/>
          <w:sz w:val="32"/>
          <w:szCs w:val="32"/>
        </w:rPr>
        <w:t>的到期情况、兑付时间、</w:t>
      </w:r>
      <w:r w:rsidR="00EC33C9">
        <w:rPr>
          <w:rFonts w:ascii="仿宋" w:eastAsia="仿宋" w:hAnsi="仿宋" w:hint="eastAsia"/>
          <w:sz w:val="32"/>
          <w:szCs w:val="32"/>
        </w:rPr>
        <w:t>票据信息披露黑名单、</w:t>
      </w:r>
      <w:r>
        <w:rPr>
          <w:rFonts w:ascii="仿宋" w:eastAsia="仿宋" w:hAnsi="仿宋" w:hint="eastAsia"/>
          <w:sz w:val="32"/>
          <w:szCs w:val="32"/>
        </w:rPr>
        <w:t>清算情况、兑付预警进行动态监控。</w:t>
      </w:r>
    </w:p>
    <w:p w14:paraId="5D4BB09A"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8.重点风险监控</w:t>
      </w:r>
    </w:p>
    <w:p w14:paraId="3BC2DD1C" w14:textId="4E42841B" w:rsidR="00B260C0" w:rsidRDefault="00887BD1">
      <w:pPr>
        <w:ind w:firstLineChars="200" w:firstLine="640"/>
        <w:rPr>
          <w:rFonts w:ascii="仿宋" w:eastAsia="仿宋" w:hAnsi="仿宋"/>
          <w:sz w:val="32"/>
          <w:szCs w:val="32"/>
        </w:rPr>
      </w:pPr>
      <w:r>
        <w:rPr>
          <w:rFonts w:ascii="仿宋" w:eastAsia="仿宋" w:hAnsi="仿宋" w:hint="eastAsia"/>
          <w:sz w:val="32"/>
          <w:szCs w:val="32"/>
        </w:rPr>
        <w:t>左侧为债务风险、中间部分为交易风险、右侧为</w:t>
      </w:r>
      <w:r w:rsidR="008F61A1">
        <w:rPr>
          <w:rFonts w:ascii="仿宋" w:eastAsia="仿宋" w:hAnsi="仿宋" w:hint="eastAsia"/>
          <w:sz w:val="32"/>
          <w:szCs w:val="32"/>
        </w:rPr>
        <w:t>集团重点监控的指标，包括</w:t>
      </w:r>
      <w:r>
        <w:rPr>
          <w:rFonts w:ascii="仿宋" w:eastAsia="仿宋" w:hAnsi="仿宋" w:hint="eastAsia"/>
          <w:sz w:val="32"/>
          <w:szCs w:val="32"/>
        </w:rPr>
        <w:t>衍生</w:t>
      </w:r>
      <w:proofErr w:type="gramStart"/>
      <w:r>
        <w:rPr>
          <w:rFonts w:ascii="仿宋" w:eastAsia="仿宋" w:hAnsi="仿宋" w:hint="eastAsia"/>
          <w:sz w:val="32"/>
          <w:szCs w:val="32"/>
        </w:rPr>
        <w:t>品超管控</w:t>
      </w:r>
      <w:proofErr w:type="gramEnd"/>
      <w:r>
        <w:rPr>
          <w:rFonts w:ascii="仿宋" w:eastAsia="仿宋" w:hAnsi="仿宋" w:hint="eastAsia"/>
          <w:sz w:val="32"/>
          <w:szCs w:val="32"/>
        </w:rPr>
        <w:t>、异常贸易监控、低效账户监控。</w:t>
      </w:r>
    </w:p>
    <w:p w14:paraId="3D72C831" w14:textId="77777777" w:rsidR="00CC013C" w:rsidRDefault="00CC013C">
      <w:pPr>
        <w:ind w:firstLineChars="200" w:firstLine="640"/>
        <w:rPr>
          <w:rFonts w:ascii="仿宋" w:eastAsia="仿宋" w:hAnsi="仿宋"/>
          <w:sz w:val="32"/>
          <w:szCs w:val="32"/>
        </w:rPr>
      </w:pPr>
    </w:p>
    <w:p w14:paraId="29CA154F" w14:textId="77777777" w:rsidR="00CC013C" w:rsidRDefault="00CC013C">
      <w:pPr>
        <w:ind w:firstLineChars="200" w:firstLine="640"/>
        <w:rPr>
          <w:rFonts w:ascii="仿宋" w:eastAsia="仿宋" w:hAnsi="仿宋"/>
          <w:sz w:val="32"/>
          <w:szCs w:val="32"/>
        </w:rPr>
      </w:pPr>
    </w:p>
    <w:p w14:paraId="21C3A366" w14:textId="2ACAC99D" w:rsidR="00441CED" w:rsidRDefault="00887BD1">
      <w:pPr>
        <w:ind w:firstLineChars="200" w:firstLine="640"/>
        <w:rPr>
          <w:rFonts w:ascii="仿宋" w:eastAsia="仿宋" w:hAnsi="仿宋"/>
          <w:sz w:val="32"/>
          <w:szCs w:val="32"/>
        </w:rPr>
      </w:pPr>
      <w:r>
        <w:rPr>
          <w:rFonts w:ascii="仿宋" w:eastAsia="仿宋" w:hAnsi="仿宋" w:hint="eastAsia"/>
          <w:sz w:val="32"/>
          <w:szCs w:val="32"/>
        </w:rPr>
        <w:t>以上是对司库体系运营指标总</w:t>
      </w:r>
      <w:proofErr w:type="gramStart"/>
      <w:r>
        <w:rPr>
          <w:rFonts w:ascii="仿宋" w:eastAsia="仿宋" w:hAnsi="仿宋" w:hint="eastAsia"/>
          <w:sz w:val="32"/>
          <w:szCs w:val="32"/>
        </w:rPr>
        <w:t>览</w:t>
      </w:r>
      <w:proofErr w:type="gramEnd"/>
      <w:r>
        <w:rPr>
          <w:rFonts w:ascii="仿宋" w:eastAsia="仿宋" w:hAnsi="仿宋" w:hint="eastAsia"/>
          <w:sz w:val="32"/>
          <w:szCs w:val="32"/>
        </w:rPr>
        <w:t>。下面对照验收标准，首先概括介绍司库验收的</w:t>
      </w:r>
      <w:r w:rsidR="00312EDD">
        <w:rPr>
          <w:rFonts w:ascii="仿宋" w:eastAsia="仿宋" w:hAnsi="仿宋" w:hint="eastAsia"/>
          <w:sz w:val="32"/>
          <w:szCs w:val="32"/>
        </w:rPr>
        <w:t>各项</w:t>
      </w:r>
      <w:r>
        <w:rPr>
          <w:rFonts w:ascii="仿宋" w:eastAsia="仿宋" w:hAnsi="仿宋" w:hint="eastAsia"/>
          <w:sz w:val="32"/>
          <w:szCs w:val="32"/>
        </w:rPr>
        <w:t>管理指标，之后再进入各子模块进行功能演示。</w:t>
      </w:r>
    </w:p>
    <w:p w14:paraId="389516D9" w14:textId="1D74F495" w:rsidR="00441CED" w:rsidRDefault="00887BD1">
      <w:pPr>
        <w:ind w:firstLineChars="200" w:firstLine="640"/>
        <w:rPr>
          <w:rFonts w:ascii="仿宋" w:eastAsia="仿宋" w:hAnsi="仿宋"/>
          <w:sz w:val="32"/>
          <w:szCs w:val="32"/>
        </w:rPr>
      </w:pPr>
      <w:r>
        <w:rPr>
          <w:rFonts w:ascii="仿宋" w:eastAsia="仿宋" w:hAnsi="仿宋" w:hint="eastAsia"/>
          <w:sz w:val="32"/>
          <w:szCs w:val="32"/>
        </w:rPr>
        <w:t>现在看到的是司库资金总</w:t>
      </w:r>
      <w:proofErr w:type="gramStart"/>
      <w:r>
        <w:rPr>
          <w:rFonts w:ascii="仿宋" w:eastAsia="仿宋" w:hAnsi="仿宋" w:hint="eastAsia"/>
          <w:sz w:val="32"/>
          <w:szCs w:val="32"/>
        </w:rPr>
        <w:t>览</w:t>
      </w:r>
      <w:proofErr w:type="gramEnd"/>
      <w:r>
        <w:rPr>
          <w:rFonts w:ascii="仿宋" w:eastAsia="仿宋" w:hAnsi="仿宋" w:hint="eastAsia"/>
          <w:sz w:val="32"/>
          <w:szCs w:val="32"/>
        </w:rPr>
        <w:t>大屏，最上方是对各项管理指标的集</w:t>
      </w:r>
      <w:r>
        <w:rPr>
          <w:rFonts w:ascii="仿宋" w:eastAsia="仿宋" w:hAnsi="仿宋" w:hint="eastAsia"/>
          <w:sz w:val="32"/>
          <w:szCs w:val="32"/>
        </w:rPr>
        <w:lastRenderedPageBreak/>
        <w:t>中监控，除资金集中率、</w:t>
      </w:r>
      <w:r>
        <w:rPr>
          <w:rFonts w:ascii="仿宋" w:eastAsia="仿宋" w:hAnsi="仿宋" w:hint="eastAsia"/>
          <w:sz w:val="32"/>
          <w:szCs w:val="32"/>
          <w:highlight w:val="yellow"/>
        </w:rPr>
        <w:t>境外资金数据为月度指标外</w:t>
      </w:r>
      <w:r>
        <w:rPr>
          <w:rFonts w:ascii="仿宋" w:eastAsia="仿宋" w:hAnsi="仿宋" w:hint="eastAsia"/>
          <w:sz w:val="32"/>
          <w:szCs w:val="32"/>
        </w:rPr>
        <w:t>，其余指标均为实时数据</w:t>
      </w:r>
      <w:r w:rsidR="00441CED">
        <w:rPr>
          <w:rFonts w:ascii="仿宋" w:eastAsia="仿宋" w:hAnsi="仿宋" w:hint="eastAsia"/>
          <w:sz w:val="32"/>
          <w:szCs w:val="32"/>
        </w:rPr>
        <w:t>。</w:t>
      </w:r>
    </w:p>
    <w:p w14:paraId="65585341" w14:textId="3F93D95A" w:rsidR="00441CED" w:rsidRPr="007D6B06" w:rsidRDefault="00887BD1">
      <w:pPr>
        <w:ind w:firstLineChars="200" w:firstLine="640"/>
        <w:rPr>
          <w:rFonts w:ascii="仿宋" w:eastAsia="仿宋" w:hAnsi="仿宋"/>
          <w:color w:val="FF0000"/>
          <w:sz w:val="32"/>
          <w:szCs w:val="32"/>
        </w:rPr>
      </w:pPr>
      <w:r>
        <w:rPr>
          <w:rFonts w:ascii="仿宋" w:eastAsia="仿宋" w:hAnsi="仿宋" w:hint="eastAsia"/>
          <w:sz w:val="32"/>
          <w:szCs w:val="32"/>
        </w:rPr>
        <w:t>司库信息系统已实现集团境内外、全级次8</w:t>
      </w:r>
      <w:r>
        <w:rPr>
          <w:rFonts w:ascii="仿宋" w:eastAsia="仿宋" w:hAnsi="仿宋"/>
          <w:sz w:val="32"/>
          <w:szCs w:val="32"/>
        </w:rPr>
        <w:t>8</w:t>
      </w:r>
      <w:r w:rsidR="00A131CB">
        <w:rPr>
          <w:rFonts w:ascii="仿宋" w:eastAsia="仿宋" w:hAnsi="仿宋" w:hint="eastAsia"/>
          <w:sz w:val="32"/>
          <w:szCs w:val="32"/>
        </w:rPr>
        <w:t>6</w:t>
      </w:r>
      <w:r>
        <w:rPr>
          <w:rFonts w:ascii="仿宋" w:eastAsia="仿宋" w:hAnsi="仿宋" w:hint="eastAsia"/>
          <w:sz w:val="32"/>
          <w:szCs w:val="32"/>
        </w:rPr>
        <w:t>家单位100%开通上线，</w:t>
      </w:r>
      <w:r w:rsidRPr="00A131CB">
        <w:rPr>
          <w:rFonts w:ascii="仿宋" w:eastAsia="仿宋" w:hAnsi="仿宋" w:hint="eastAsia"/>
          <w:sz w:val="32"/>
          <w:szCs w:val="32"/>
        </w:rPr>
        <w:t>各子模块均实现集团成员单位全级次应用</w:t>
      </w:r>
      <w:r w:rsidRPr="007D6B06">
        <w:rPr>
          <w:rFonts w:ascii="仿宋" w:eastAsia="仿宋" w:hAnsi="仿宋" w:hint="eastAsia"/>
          <w:color w:val="FF0000"/>
          <w:sz w:val="32"/>
          <w:szCs w:val="32"/>
          <w:highlight w:val="yellow"/>
        </w:rPr>
        <w:t>（其中：银行账户模块、结算管理模块、预算管理、应收应付管理模块实现了</w:t>
      </w:r>
      <w:r w:rsidRPr="00CC013C">
        <w:rPr>
          <w:rFonts w:ascii="仿宋" w:eastAsia="仿宋" w:hAnsi="仿宋" w:hint="eastAsia"/>
          <w:color w:val="FF0000"/>
          <w:sz w:val="32"/>
          <w:szCs w:val="32"/>
          <w:highlight w:val="yellow"/>
        </w:rPr>
        <w:t>888家</w:t>
      </w:r>
      <w:r w:rsidRPr="007D6B06">
        <w:rPr>
          <w:rFonts w:ascii="仿宋" w:eastAsia="仿宋" w:hAnsi="仿宋" w:hint="eastAsia"/>
          <w:color w:val="FF0000"/>
          <w:sz w:val="32"/>
          <w:szCs w:val="32"/>
          <w:highlight w:val="yellow"/>
        </w:rPr>
        <w:t>单位全部上线；与此同时，</w:t>
      </w:r>
      <w:r w:rsidRPr="007D6B06">
        <w:rPr>
          <w:rFonts w:ascii="仿宋" w:eastAsia="仿宋" w:hAnsi="仿宋"/>
          <w:color w:val="FF0000"/>
          <w:sz w:val="32"/>
          <w:szCs w:val="32"/>
          <w:highlight w:val="yellow"/>
        </w:rPr>
        <w:t>434家有债务融资业务的单位、49家有提供担保业务的单位、480家有电票业务的单位、473家有应收应付账款余额的</w:t>
      </w:r>
      <w:proofErr w:type="gramStart"/>
      <w:r w:rsidRPr="007D6B06">
        <w:rPr>
          <w:rFonts w:ascii="仿宋" w:eastAsia="仿宋" w:hAnsi="仿宋" w:hint="eastAsia"/>
          <w:color w:val="FF0000"/>
          <w:sz w:val="32"/>
          <w:szCs w:val="32"/>
          <w:highlight w:val="yellow"/>
        </w:rPr>
        <w:t>非航非密</w:t>
      </w:r>
      <w:proofErr w:type="gramEnd"/>
      <w:r w:rsidRPr="007D6B06">
        <w:rPr>
          <w:rFonts w:ascii="仿宋" w:eastAsia="仿宋" w:hAnsi="仿宋" w:hint="eastAsia"/>
          <w:color w:val="FF0000"/>
          <w:sz w:val="32"/>
          <w:szCs w:val="32"/>
          <w:highlight w:val="yellow"/>
        </w:rPr>
        <w:t>单位、</w:t>
      </w:r>
      <w:r w:rsidRPr="007D6B06">
        <w:rPr>
          <w:rFonts w:ascii="仿宋" w:eastAsia="仿宋" w:hAnsi="仿宋"/>
          <w:color w:val="FF0000"/>
          <w:sz w:val="32"/>
          <w:szCs w:val="32"/>
          <w:highlight w:val="yellow"/>
        </w:rPr>
        <w:t>447家有供应</w:t>
      </w:r>
      <w:proofErr w:type="gramStart"/>
      <w:r w:rsidRPr="007D6B06">
        <w:rPr>
          <w:rFonts w:ascii="仿宋" w:eastAsia="仿宋" w:hAnsi="仿宋" w:hint="eastAsia"/>
          <w:color w:val="FF0000"/>
          <w:sz w:val="32"/>
          <w:szCs w:val="32"/>
          <w:highlight w:val="yellow"/>
        </w:rPr>
        <w:t>链金融</w:t>
      </w:r>
      <w:proofErr w:type="gramEnd"/>
      <w:r w:rsidRPr="007D6B06">
        <w:rPr>
          <w:rFonts w:ascii="仿宋" w:eastAsia="仿宋" w:hAnsi="仿宋" w:hint="eastAsia"/>
          <w:color w:val="FF0000"/>
          <w:sz w:val="32"/>
          <w:szCs w:val="32"/>
          <w:highlight w:val="yellow"/>
        </w:rPr>
        <w:t>业务的单位均已全部纳入司库系统集中管理</w:t>
      </w:r>
      <w:r w:rsidR="00892EC2" w:rsidRPr="00CC013C">
        <w:rPr>
          <w:rFonts w:ascii="仿宋" w:eastAsia="仿宋" w:hAnsi="仿宋" w:hint="eastAsia"/>
          <w:color w:val="FF0000"/>
          <w:sz w:val="32"/>
          <w:szCs w:val="32"/>
          <w:highlight w:val="yellow"/>
        </w:rPr>
        <w:t>（建议放在PPT介绍）</w:t>
      </w:r>
      <w:r w:rsidRPr="007D6B06">
        <w:rPr>
          <w:rFonts w:ascii="仿宋" w:eastAsia="仿宋" w:hAnsi="仿宋" w:hint="eastAsia"/>
          <w:color w:val="FF0000"/>
          <w:sz w:val="32"/>
          <w:szCs w:val="32"/>
          <w:highlight w:val="yellow"/>
        </w:rPr>
        <w:t>。</w:t>
      </w:r>
    </w:p>
    <w:p w14:paraId="0DB4D884" w14:textId="63C12DAC" w:rsidR="007D6B06" w:rsidRDefault="00887BD1">
      <w:pPr>
        <w:ind w:firstLineChars="200" w:firstLine="640"/>
        <w:rPr>
          <w:rFonts w:ascii="仿宋" w:eastAsia="仿宋" w:hAnsi="仿宋"/>
          <w:sz w:val="32"/>
          <w:szCs w:val="32"/>
        </w:rPr>
      </w:pPr>
      <w:r>
        <w:rPr>
          <w:rFonts w:ascii="仿宋" w:eastAsia="仿宋" w:hAnsi="仿宋" w:hint="eastAsia"/>
          <w:sz w:val="32"/>
          <w:szCs w:val="32"/>
        </w:rPr>
        <w:t>通过指标总</w:t>
      </w:r>
      <w:proofErr w:type="gramStart"/>
      <w:r>
        <w:rPr>
          <w:rFonts w:ascii="仿宋" w:eastAsia="仿宋" w:hAnsi="仿宋" w:hint="eastAsia"/>
          <w:sz w:val="32"/>
          <w:szCs w:val="32"/>
        </w:rPr>
        <w:t>览</w:t>
      </w:r>
      <w:proofErr w:type="gramEnd"/>
      <w:r>
        <w:rPr>
          <w:rFonts w:ascii="仿宋" w:eastAsia="仿宋" w:hAnsi="仿宋" w:hint="eastAsia"/>
          <w:sz w:val="32"/>
          <w:szCs w:val="32"/>
        </w:rPr>
        <w:t>可以看到，</w:t>
      </w:r>
      <w:r w:rsidR="007D6B06">
        <w:rPr>
          <w:rFonts w:ascii="仿宋" w:eastAsia="仿宋" w:hAnsi="仿宋" w:hint="eastAsia"/>
          <w:sz w:val="32"/>
          <w:szCs w:val="32"/>
        </w:rPr>
        <w:t>在系统的全级次推广应用方面，</w:t>
      </w:r>
      <w:r w:rsidR="007D6B06" w:rsidRPr="0049316F">
        <w:rPr>
          <w:rFonts w:ascii="仿宋" w:eastAsia="仿宋" w:hAnsi="仿宋" w:hint="eastAsia"/>
          <w:color w:val="FF0000"/>
          <w:sz w:val="32"/>
          <w:szCs w:val="32"/>
        </w:rPr>
        <w:t>目前已实现对境内外、全级次</w:t>
      </w:r>
      <w:r w:rsidR="007D6B06">
        <w:rPr>
          <w:rFonts w:ascii="仿宋" w:eastAsia="仿宋" w:hAnsi="仿宋" w:hint="eastAsia"/>
          <w:color w:val="FF0000"/>
          <w:sz w:val="32"/>
          <w:szCs w:val="32"/>
        </w:rPr>
        <w:t>887家单位</w:t>
      </w:r>
      <w:r w:rsidR="007D6B06" w:rsidRPr="0049316F">
        <w:rPr>
          <w:rFonts w:ascii="仿宋" w:eastAsia="仿宋" w:hAnsi="仿宋" w:hint="eastAsia"/>
          <w:color w:val="FF0000"/>
          <w:sz w:val="32"/>
          <w:szCs w:val="32"/>
        </w:rPr>
        <w:t>的覆盖，各级单位对各系统模块的上线应用已实现了“应用尽用”</w:t>
      </w:r>
      <w:r w:rsidR="0088464B">
        <w:rPr>
          <w:rFonts w:ascii="仿宋" w:eastAsia="仿宋" w:hAnsi="仿宋" w:hint="eastAsia"/>
          <w:color w:val="FF0000"/>
          <w:sz w:val="32"/>
          <w:szCs w:val="32"/>
        </w:rPr>
        <w:t>，其中境内单位774家、境外单位113家。</w:t>
      </w:r>
    </w:p>
    <w:p w14:paraId="0D702DFB" w14:textId="2C56818D" w:rsidR="007D6B06" w:rsidRPr="0049316F" w:rsidRDefault="00887BD1">
      <w:pPr>
        <w:ind w:firstLineChars="200" w:firstLine="640"/>
        <w:rPr>
          <w:rFonts w:ascii="仿宋" w:eastAsia="仿宋" w:hAnsi="仿宋"/>
          <w:color w:val="FF0000"/>
          <w:sz w:val="32"/>
          <w:szCs w:val="32"/>
        </w:rPr>
      </w:pPr>
      <w:r>
        <w:rPr>
          <w:rFonts w:ascii="仿宋" w:eastAsia="仿宋" w:hAnsi="仿宋" w:hint="eastAsia"/>
          <w:sz w:val="32"/>
          <w:szCs w:val="32"/>
        </w:rPr>
        <w:t>集团公司7</w:t>
      </w:r>
      <w:r w:rsidR="00BB1477">
        <w:rPr>
          <w:rFonts w:ascii="仿宋" w:eastAsia="仿宋" w:hAnsi="仿宋" w:hint="eastAsia"/>
          <w:sz w:val="32"/>
          <w:szCs w:val="32"/>
        </w:rPr>
        <w:t>025</w:t>
      </w:r>
      <w:r>
        <w:rPr>
          <w:rFonts w:ascii="仿宋" w:eastAsia="仿宋" w:hAnsi="仿宋" w:hint="eastAsia"/>
          <w:sz w:val="32"/>
          <w:szCs w:val="32"/>
        </w:rPr>
        <w:t>个银行账户全部纳入司库集中管理（其中：境内账户58</w:t>
      </w:r>
      <w:r w:rsidR="00BB1477">
        <w:rPr>
          <w:rFonts w:ascii="仿宋" w:eastAsia="仿宋" w:hAnsi="仿宋" w:hint="eastAsia"/>
          <w:sz w:val="32"/>
          <w:szCs w:val="32"/>
        </w:rPr>
        <w:t>62</w:t>
      </w:r>
      <w:r>
        <w:rPr>
          <w:rFonts w:ascii="仿宋" w:eastAsia="仿宋" w:hAnsi="仿宋" w:hint="eastAsia"/>
          <w:sz w:val="32"/>
          <w:szCs w:val="32"/>
        </w:rPr>
        <w:t>个、境外账户1</w:t>
      </w:r>
      <w:r w:rsidR="00BB1477">
        <w:rPr>
          <w:rFonts w:ascii="仿宋" w:eastAsia="仿宋" w:hAnsi="仿宋" w:hint="eastAsia"/>
          <w:sz w:val="32"/>
          <w:szCs w:val="32"/>
        </w:rPr>
        <w:t>163</w:t>
      </w:r>
      <w:r>
        <w:rPr>
          <w:rFonts w:ascii="仿宋" w:eastAsia="仿宋" w:hAnsi="仿宋" w:hint="eastAsia"/>
          <w:sz w:val="32"/>
          <w:szCs w:val="32"/>
        </w:rPr>
        <w:t>个）；</w:t>
      </w:r>
      <w:r w:rsidR="007D6B06" w:rsidRPr="0049316F">
        <w:rPr>
          <w:rFonts w:ascii="仿宋" w:eastAsia="仿宋" w:hAnsi="仿宋" w:hint="eastAsia"/>
          <w:color w:val="FF0000"/>
          <w:sz w:val="32"/>
          <w:szCs w:val="32"/>
        </w:rPr>
        <w:t>随着司库的上线，集团公司对全级次单位银行账户开展了地毯式、逐账户审核，截至目前累计清理低效无效账户</w:t>
      </w:r>
      <w:r w:rsidR="007D6B06" w:rsidRPr="0049316F">
        <w:rPr>
          <w:rFonts w:ascii="仿宋" w:eastAsia="仿宋" w:hAnsi="仿宋"/>
          <w:color w:val="FF0000"/>
          <w:sz w:val="32"/>
          <w:szCs w:val="32"/>
        </w:rPr>
        <w:t>1151个。</w:t>
      </w:r>
    </w:p>
    <w:p w14:paraId="51A717FB" w14:textId="77777777" w:rsidR="007D6B06" w:rsidRDefault="00887BD1">
      <w:pPr>
        <w:ind w:firstLineChars="200" w:firstLine="640"/>
        <w:rPr>
          <w:rFonts w:ascii="仿宋" w:eastAsia="仿宋" w:hAnsi="仿宋"/>
          <w:sz w:val="32"/>
          <w:szCs w:val="32"/>
        </w:rPr>
      </w:pPr>
      <w:r>
        <w:rPr>
          <w:rFonts w:ascii="仿宋" w:eastAsia="仿宋" w:hAnsi="仿宋" w:hint="eastAsia"/>
          <w:sz w:val="32"/>
          <w:szCs w:val="32"/>
        </w:rPr>
        <w:t>当前资金余额为2</w:t>
      </w:r>
      <w:r w:rsidR="00BB1477">
        <w:rPr>
          <w:rFonts w:ascii="仿宋" w:eastAsia="仿宋" w:hAnsi="仿宋" w:hint="eastAsia"/>
          <w:sz w:val="32"/>
          <w:szCs w:val="32"/>
        </w:rPr>
        <w:t>137</w:t>
      </w:r>
      <w:r>
        <w:rPr>
          <w:rFonts w:ascii="仿宋" w:eastAsia="仿宋" w:hAnsi="仿宋" w:hint="eastAsia"/>
          <w:sz w:val="32"/>
          <w:szCs w:val="32"/>
        </w:rPr>
        <w:t>亿元（其中：境内资金2</w:t>
      </w:r>
      <w:r w:rsidR="00BB1477">
        <w:rPr>
          <w:rFonts w:ascii="仿宋" w:eastAsia="仿宋" w:hAnsi="仿宋" w:hint="eastAsia"/>
          <w:sz w:val="32"/>
          <w:szCs w:val="32"/>
        </w:rPr>
        <w:t>076</w:t>
      </w:r>
      <w:r>
        <w:rPr>
          <w:rFonts w:ascii="仿宋" w:eastAsia="仿宋" w:hAnsi="仿宋" w:hint="eastAsia"/>
          <w:sz w:val="32"/>
          <w:szCs w:val="32"/>
        </w:rPr>
        <w:t>亿元、境外资金</w:t>
      </w:r>
      <w:r w:rsidR="00BB1477">
        <w:rPr>
          <w:rFonts w:ascii="仿宋" w:eastAsia="仿宋" w:hAnsi="仿宋" w:hint="eastAsia"/>
          <w:sz w:val="32"/>
          <w:szCs w:val="32"/>
        </w:rPr>
        <w:t>61</w:t>
      </w:r>
      <w:r>
        <w:rPr>
          <w:rFonts w:ascii="仿宋" w:eastAsia="仿宋" w:hAnsi="仿宋" w:hint="eastAsia"/>
          <w:sz w:val="32"/>
          <w:szCs w:val="32"/>
        </w:rPr>
        <w:t>亿）；</w:t>
      </w:r>
      <w:r w:rsidR="00BB1477">
        <w:rPr>
          <w:rFonts w:ascii="仿宋" w:eastAsia="仿宋" w:hAnsi="仿宋" w:hint="eastAsia"/>
          <w:sz w:val="32"/>
          <w:szCs w:val="32"/>
        </w:rPr>
        <w:t>2</w:t>
      </w:r>
      <w:r>
        <w:rPr>
          <w:rFonts w:ascii="仿宋" w:eastAsia="仿宋" w:hAnsi="仿宋" w:hint="eastAsia"/>
          <w:sz w:val="32"/>
          <w:szCs w:val="32"/>
        </w:rPr>
        <w:t>月末全口径资金集中率为73</w:t>
      </w:r>
      <w:r w:rsidR="00BB1477">
        <w:rPr>
          <w:rFonts w:ascii="仿宋" w:eastAsia="仿宋" w:hAnsi="仿宋" w:hint="eastAsia"/>
          <w:sz w:val="32"/>
          <w:szCs w:val="32"/>
        </w:rPr>
        <w:t>.26</w:t>
      </w:r>
      <w:r>
        <w:rPr>
          <w:rFonts w:ascii="仿宋" w:eastAsia="仿宋" w:hAnsi="仿宋" w:hint="eastAsia"/>
          <w:sz w:val="32"/>
          <w:szCs w:val="32"/>
        </w:rPr>
        <w:t>%、可归集资金集中率95%；</w:t>
      </w:r>
    </w:p>
    <w:p w14:paraId="480C313E" w14:textId="62B3266C" w:rsidR="003D621D" w:rsidRPr="0049316F" w:rsidRDefault="00887BD1">
      <w:pPr>
        <w:ind w:firstLineChars="200" w:firstLine="640"/>
        <w:rPr>
          <w:rFonts w:ascii="仿宋" w:eastAsia="仿宋" w:hAnsi="仿宋"/>
          <w:color w:val="FF0000"/>
          <w:sz w:val="32"/>
          <w:szCs w:val="32"/>
        </w:rPr>
      </w:pPr>
      <w:r>
        <w:rPr>
          <w:rFonts w:ascii="仿宋" w:eastAsia="仿宋" w:hAnsi="仿宋" w:hint="eastAsia"/>
          <w:sz w:val="32"/>
          <w:szCs w:val="32"/>
        </w:rPr>
        <w:t>银</w:t>
      </w:r>
      <w:proofErr w:type="gramStart"/>
      <w:r>
        <w:rPr>
          <w:rFonts w:ascii="仿宋" w:eastAsia="仿宋" w:hAnsi="仿宋" w:hint="eastAsia"/>
          <w:sz w:val="32"/>
          <w:szCs w:val="32"/>
        </w:rPr>
        <w:t>企直连率</w:t>
      </w:r>
      <w:proofErr w:type="gramEnd"/>
      <w:r>
        <w:rPr>
          <w:rFonts w:ascii="仿宋" w:eastAsia="仿宋" w:hAnsi="仿宋" w:hint="eastAsia"/>
          <w:sz w:val="32"/>
          <w:szCs w:val="32"/>
        </w:rPr>
        <w:t>方面，</w:t>
      </w:r>
      <w:r w:rsidR="003D621D" w:rsidRPr="0049316F">
        <w:rPr>
          <w:rFonts w:ascii="仿宋" w:eastAsia="仿宋" w:hAnsi="仿宋" w:hint="eastAsia"/>
          <w:color w:val="FF0000"/>
          <w:sz w:val="32"/>
          <w:szCs w:val="32"/>
        </w:rPr>
        <w:t>对于</w:t>
      </w:r>
      <w:r w:rsidRPr="0049316F">
        <w:rPr>
          <w:rFonts w:ascii="仿宋" w:eastAsia="仿宋" w:hAnsi="仿宋" w:hint="eastAsia"/>
          <w:color w:val="FF0000"/>
          <w:sz w:val="32"/>
          <w:szCs w:val="32"/>
        </w:rPr>
        <w:t>境内</w:t>
      </w:r>
      <w:r w:rsidR="003D621D" w:rsidRPr="0049316F">
        <w:rPr>
          <w:rFonts w:ascii="仿宋" w:eastAsia="仿宋" w:hAnsi="仿宋" w:hint="eastAsia"/>
          <w:color w:val="FF0000"/>
          <w:sz w:val="32"/>
          <w:szCs w:val="32"/>
        </w:rPr>
        <w:t>账户，在</w:t>
      </w:r>
      <w:proofErr w:type="gramStart"/>
      <w:r w:rsidR="003D621D" w:rsidRPr="0049316F">
        <w:rPr>
          <w:rFonts w:ascii="仿宋" w:eastAsia="仿宋" w:hAnsi="仿宋" w:hint="eastAsia"/>
          <w:color w:val="FF0000"/>
          <w:sz w:val="32"/>
          <w:szCs w:val="32"/>
        </w:rPr>
        <w:t>剔除因</w:t>
      </w:r>
      <w:proofErr w:type="gramEnd"/>
      <w:r w:rsidR="003D621D" w:rsidRPr="0049316F">
        <w:rPr>
          <w:rFonts w:ascii="仿宋" w:eastAsia="仿宋" w:hAnsi="仿宋" w:hint="eastAsia"/>
          <w:color w:val="FF0000"/>
          <w:sz w:val="32"/>
          <w:szCs w:val="32"/>
        </w:rPr>
        <w:t>技术、政策等原因无法联网的</w:t>
      </w:r>
      <w:r w:rsidR="003D621D" w:rsidRPr="0049316F">
        <w:rPr>
          <w:rFonts w:ascii="仿宋" w:eastAsia="仿宋" w:hAnsi="仿宋"/>
          <w:color w:val="FF0000"/>
          <w:sz w:val="32"/>
          <w:szCs w:val="32"/>
        </w:rPr>
        <w:t>327个账户后，</w:t>
      </w:r>
      <w:r w:rsidR="003D621D" w:rsidRPr="0049316F">
        <w:rPr>
          <w:rFonts w:ascii="仿宋" w:eastAsia="仿宋" w:hAnsi="仿宋" w:hint="eastAsia"/>
          <w:color w:val="FF0000"/>
          <w:sz w:val="32"/>
          <w:szCs w:val="32"/>
        </w:rPr>
        <w:t>目前的账户</w:t>
      </w:r>
      <w:proofErr w:type="gramStart"/>
      <w:r w:rsidR="003D621D" w:rsidRPr="0049316F">
        <w:rPr>
          <w:rFonts w:ascii="仿宋" w:eastAsia="仿宋" w:hAnsi="仿宋" w:hint="eastAsia"/>
          <w:color w:val="FF0000"/>
          <w:sz w:val="32"/>
          <w:szCs w:val="32"/>
        </w:rPr>
        <w:t>直连率达到</w:t>
      </w:r>
      <w:proofErr w:type="gramEnd"/>
      <w:r w:rsidR="003D621D" w:rsidRPr="0049316F">
        <w:rPr>
          <w:rFonts w:ascii="仿宋" w:eastAsia="仿宋" w:hAnsi="仿宋" w:hint="eastAsia"/>
          <w:color w:val="FF0000"/>
          <w:sz w:val="32"/>
          <w:szCs w:val="32"/>
        </w:rPr>
        <w:t>了</w:t>
      </w:r>
      <w:r w:rsidRPr="0049316F">
        <w:rPr>
          <w:rFonts w:ascii="仿宋" w:eastAsia="仿宋" w:hAnsi="仿宋"/>
          <w:color w:val="FF0000"/>
          <w:sz w:val="32"/>
          <w:szCs w:val="32"/>
        </w:rPr>
        <w:t>99</w:t>
      </w:r>
      <w:r w:rsidR="00BB1477" w:rsidRPr="0049316F">
        <w:rPr>
          <w:rFonts w:ascii="仿宋" w:eastAsia="仿宋" w:hAnsi="仿宋"/>
          <w:color w:val="FF0000"/>
          <w:sz w:val="32"/>
          <w:szCs w:val="32"/>
        </w:rPr>
        <w:t>.</w:t>
      </w:r>
      <w:r w:rsidR="003D621D" w:rsidRPr="0049316F">
        <w:rPr>
          <w:rFonts w:ascii="仿宋" w:eastAsia="仿宋" w:hAnsi="仿宋"/>
          <w:color w:val="FF0000"/>
          <w:sz w:val="32"/>
          <w:szCs w:val="32"/>
        </w:rPr>
        <w:t>13</w:t>
      </w:r>
      <w:r w:rsidRPr="0049316F">
        <w:rPr>
          <w:rFonts w:ascii="仿宋" w:eastAsia="仿宋" w:hAnsi="仿宋"/>
          <w:color w:val="FF0000"/>
          <w:sz w:val="32"/>
          <w:szCs w:val="32"/>
        </w:rPr>
        <w:t>%</w:t>
      </w:r>
      <w:r w:rsidR="003D621D" w:rsidRPr="0049316F">
        <w:rPr>
          <w:rFonts w:ascii="仿宋" w:eastAsia="仿宋" w:hAnsi="仿宋" w:hint="eastAsia"/>
          <w:color w:val="FF0000"/>
          <w:sz w:val="32"/>
          <w:szCs w:val="32"/>
        </w:rPr>
        <w:t>；对于</w:t>
      </w:r>
      <w:r w:rsidRPr="0049316F">
        <w:rPr>
          <w:rFonts w:ascii="仿宋" w:eastAsia="仿宋" w:hAnsi="仿宋" w:hint="eastAsia"/>
          <w:color w:val="FF0000"/>
          <w:sz w:val="32"/>
          <w:szCs w:val="32"/>
        </w:rPr>
        <w:t>境外</w:t>
      </w:r>
      <w:r w:rsidR="003D621D" w:rsidRPr="0049316F">
        <w:rPr>
          <w:rFonts w:ascii="仿宋" w:eastAsia="仿宋" w:hAnsi="仿宋" w:hint="eastAsia"/>
          <w:color w:val="FF0000"/>
          <w:sz w:val="32"/>
          <w:szCs w:val="32"/>
        </w:rPr>
        <w:t>账户，考虑涉外法律风险，集团公司采取的方式为由境外单位的上级境内管理主体按周在系统代为手工上</w:t>
      </w:r>
      <w:proofErr w:type="gramStart"/>
      <w:r w:rsidR="003D621D" w:rsidRPr="0049316F">
        <w:rPr>
          <w:rFonts w:ascii="仿宋" w:eastAsia="仿宋" w:hAnsi="仿宋" w:hint="eastAsia"/>
          <w:color w:val="FF0000"/>
          <w:sz w:val="32"/>
          <w:szCs w:val="32"/>
        </w:rPr>
        <w:t>传交易</w:t>
      </w:r>
      <w:proofErr w:type="gramEnd"/>
      <w:r w:rsidR="003D621D" w:rsidRPr="0049316F">
        <w:rPr>
          <w:rFonts w:ascii="仿宋" w:eastAsia="仿宋" w:hAnsi="仿宋" w:hint="eastAsia"/>
          <w:color w:val="FF0000"/>
          <w:sz w:val="32"/>
          <w:szCs w:val="32"/>
        </w:rPr>
        <w:t>流水，截至目前的系统</w:t>
      </w:r>
      <w:proofErr w:type="gramStart"/>
      <w:r w:rsidR="003D621D" w:rsidRPr="0049316F">
        <w:rPr>
          <w:rFonts w:ascii="仿宋" w:eastAsia="仿宋" w:hAnsi="仿宋" w:hint="eastAsia"/>
          <w:color w:val="FF0000"/>
          <w:sz w:val="32"/>
          <w:szCs w:val="32"/>
        </w:rPr>
        <w:t>上传率</w:t>
      </w:r>
      <w:r w:rsidR="003D621D" w:rsidRPr="0049316F">
        <w:rPr>
          <w:rFonts w:ascii="仿宋" w:eastAsia="仿宋" w:hAnsi="仿宋" w:hint="eastAsia"/>
          <w:color w:val="FF0000"/>
          <w:sz w:val="32"/>
          <w:szCs w:val="32"/>
        </w:rPr>
        <w:lastRenderedPageBreak/>
        <w:t>为</w:t>
      </w:r>
      <w:proofErr w:type="gramEnd"/>
      <w:r w:rsidRPr="0049316F">
        <w:rPr>
          <w:rFonts w:ascii="仿宋" w:eastAsia="仿宋" w:hAnsi="仿宋"/>
          <w:color w:val="FF0000"/>
          <w:sz w:val="32"/>
          <w:szCs w:val="32"/>
        </w:rPr>
        <w:t>95</w:t>
      </w:r>
      <w:r w:rsidR="00BB1477" w:rsidRPr="0049316F">
        <w:rPr>
          <w:rFonts w:ascii="仿宋" w:eastAsia="仿宋" w:hAnsi="仿宋"/>
          <w:color w:val="FF0000"/>
          <w:sz w:val="32"/>
          <w:szCs w:val="32"/>
        </w:rPr>
        <w:t>.18</w:t>
      </w:r>
      <w:r w:rsidRPr="0049316F">
        <w:rPr>
          <w:rFonts w:ascii="仿宋" w:eastAsia="仿宋" w:hAnsi="仿宋"/>
          <w:color w:val="FF0000"/>
          <w:sz w:val="32"/>
          <w:szCs w:val="32"/>
        </w:rPr>
        <w:t>%；</w:t>
      </w:r>
    </w:p>
    <w:p w14:paraId="3DA95ADB" w14:textId="13D3DF2C" w:rsidR="00B260C0" w:rsidRDefault="003D621D">
      <w:pPr>
        <w:ind w:firstLineChars="200" w:firstLine="640"/>
        <w:rPr>
          <w:rFonts w:ascii="仿宋" w:eastAsia="仿宋" w:hAnsi="仿宋"/>
          <w:b/>
          <w:bCs/>
          <w:color w:val="FF0000"/>
          <w:sz w:val="32"/>
          <w:szCs w:val="32"/>
        </w:rPr>
      </w:pPr>
      <w:r>
        <w:rPr>
          <w:rFonts w:ascii="仿宋" w:eastAsia="仿宋" w:hAnsi="仿宋" w:hint="eastAsia"/>
          <w:sz w:val="32"/>
          <w:szCs w:val="32"/>
        </w:rPr>
        <w:t>当前实时的</w:t>
      </w:r>
      <w:r w:rsidR="00887BD1">
        <w:rPr>
          <w:rFonts w:ascii="仿宋" w:eastAsia="仿宋" w:hAnsi="仿宋" w:hint="eastAsia"/>
          <w:sz w:val="32"/>
          <w:szCs w:val="32"/>
        </w:rPr>
        <w:t>系统结算率为93%；当月资金收入预算执行率为XX、资金支出预算执行率为XX。</w:t>
      </w:r>
      <w:r w:rsidR="00BB1477">
        <w:rPr>
          <w:rFonts w:ascii="仿宋" w:eastAsia="仿宋" w:hAnsi="仿宋" w:hint="eastAsia"/>
          <w:sz w:val="32"/>
          <w:szCs w:val="32"/>
        </w:rPr>
        <w:t>以上为司库验收</w:t>
      </w:r>
      <w:r w:rsidR="006B4A57">
        <w:rPr>
          <w:rFonts w:ascii="仿宋" w:eastAsia="仿宋" w:hAnsi="仿宋" w:hint="eastAsia"/>
          <w:sz w:val="32"/>
          <w:szCs w:val="32"/>
        </w:rPr>
        <w:t>相关</w:t>
      </w:r>
      <w:r w:rsidR="00BB1477">
        <w:rPr>
          <w:rFonts w:ascii="仿宋" w:eastAsia="仿宋" w:hAnsi="仿宋" w:hint="eastAsia"/>
          <w:sz w:val="32"/>
          <w:szCs w:val="32"/>
        </w:rPr>
        <w:t>管理指标，</w:t>
      </w:r>
      <w:r w:rsidR="00887BD1">
        <w:rPr>
          <w:rFonts w:ascii="仿宋" w:eastAsia="仿宋" w:hAnsi="仿宋" w:hint="eastAsia"/>
          <w:sz w:val="32"/>
          <w:szCs w:val="32"/>
        </w:rPr>
        <w:t>下面进入各子模块进行功能演示：</w:t>
      </w:r>
    </w:p>
    <w:p w14:paraId="250F5BAD" w14:textId="13E56CAE" w:rsidR="00B260C0" w:rsidRDefault="00887BD1">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一、</w:t>
      </w:r>
      <w:r>
        <w:rPr>
          <w:rFonts w:ascii="黑体" w:eastAsia="黑体" w:hAnsi="黑体"/>
          <w:sz w:val="32"/>
          <w:szCs w:val="32"/>
        </w:rPr>
        <w:t>银行账户管理模块</w:t>
      </w:r>
      <w:r w:rsidR="00CA7DDA">
        <w:rPr>
          <w:rFonts w:ascii="黑体" w:eastAsia="黑体" w:hAnsi="黑体" w:hint="eastAsia"/>
          <w:sz w:val="32"/>
          <w:szCs w:val="32"/>
        </w:rPr>
        <w:t>（合并介绍境外账户管理）</w:t>
      </w:r>
    </w:p>
    <w:p w14:paraId="593CC6B3" w14:textId="77777777" w:rsidR="00B260C0" w:rsidRDefault="00887BD1">
      <w:pPr>
        <w:ind w:firstLineChars="200" w:firstLine="640"/>
        <w:rPr>
          <w:rFonts w:ascii="仿宋" w:eastAsia="仿宋" w:hAnsi="仿宋"/>
          <w:sz w:val="32"/>
          <w:szCs w:val="32"/>
        </w:rPr>
      </w:pPr>
      <w:r w:rsidRPr="00756A36">
        <w:rPr>
          <w:rFonts w:ascii="仿宋" w:eastAsia="仿宋" w:hAnsi="仿宋" w:hint="eastAsia"/>
          <w:sz w:val="32"/>
          <w:szCs w:val="32"/>
          <w:highlight w:val="cyan"/>
        </w:rPr>
        <w:t>（进入银行账户管理系统）</w:t>
      </w:r>
    </w:p>
    <w:p w14:paraId="31A58436" w14:textId="7D442A34" w:rsidR="003D621D" w:rsidRDefault="003D621D">
      <w:pPr>
        <w:ind w:firstLineChars="200" w:firstLine="640"/>
        <w:rPr>
          <w:rFonts w:ascii="仿宋" w:eastAsia="仿宋" w:hAnsi="仿宋"/>
          <w:sz w:val="32"/>
          <w:szCs w:val="32"/>
        </w:rPr>
      </w:pPr>
      <w:r>
        <w:rPr>
          <w:rFonts w:ascii="仿宋" w:eastAsia="仿宋" w:hAnsi="仿宋" w:hint="eastAsia"/>
          <w:sz w:val="32"/>
          <w:szCs w:val="32"/>
        </w:rPr>
        <w:t>首先系统菜单主要包括：银行账户管理、授权联网管理、统计查询以及用户辅助</w:t>
      </w:r>
      <w:r w:rsidR="00E63A69">
        <w:rPr>
          <w:rFonts w:ascii="仿宋" w:eastAsia="仿宋" w:hAnsi="仿宋" w:hint="eastAsia"/>
          <w:sz w:val="32"/>
          <w:szCs w:val="32"/>
        </w:rPr>
        <w:t>菜单。</w:t>
      </w:r>
    </w:p>
    <w:p w14:paraId="0B9FAC7A" w14:textId="301656C0" w:rsidR="00B260C0" w:rsidRPr="007D6B06" w:rsidRDefault="006B4A57">
      <w:pPr>
        <w:ind w:firstLineChars="200" w:firstLine="640"/>
        <w:rPr>
          <w:rFonts w:ascii="仿宋" w:eastAsia="仿宋" w:hAnsi="仿宋"/>
          <w:color w:val="FF0000"/>
          <w:sz w:val="32"/>
          <w:szCs w:val="32"/>
        </w:rPr>
      </w:pPr>
      <w:r w:rsidRPr="006B4A57">
        <w:rPr>
          <w:rFonts w:ascii="黑体" w:eastAsia="黑体" w:hAnsi="黑体" w:hint="eastAsia"/>
          <w:sz w:val="32"/>
          <w:szCs w:val="32"/>
        </w:rPr>
        <w:t>全生命周期管理：</w:t>
      </w:r>
      <w:r w:rsidR="00887BD1" w:rsidRPr="00756A36">
        <w:rPr>
          <w:rFonts w:ascii="仿宋" w:eastAsia="仿宋" w:hAnsi="仿宋" w:hint="eastAsia"/>
          <w:sz w:val="32"/>
          <w:szCs w:val="32"/>
          <w:highlight w:val="cyan"/>
        </w:rPr>
        <w:t>（点击“银行账户管理”</w:t>
      </w:r>
      <w:r w:rsidR="006B1B73" w:rsidRPr="00756A36">
        <w:rPr>
          <w:rFonts w:ascii="Arial" w:eastAsia="仿宋" w:hAnsi="Arial" w:cs="Arial"/>
          <w:sz w:val="32"/>
          <w:szCs w:val="32"/>
          <w:highlight w:val="cyan"/>
        </w:rPr>
        <w:t>→</w:t>
      </w:r>
      <w:r w:rsidR="006B1B73" w:rsidRPr="00756A36">
        <w:rPr>
          <w:rFonts w:ascii="仿宋" w:eastAsia="仿宋" w:hAnsi="仿宋" w:hint="eastAsia"/>
          <w:sz w:val="32"/>
          <w:szCs w:val="32"/>
          <w:highlight w:val="cyan"/>
        </w:rPr>
        <w:t>“境内单位银行账户业务办理”</w:t>
      </w:r>
      <w:r w:rsidR="00887BD1" w:rsidRPr="00756A36">
        <w:rPr>
          <w:rFonts w:ascii="仿宋" w:eastAsia="仿宋" w:hAnsi="仿宋" w:hint="eastAsia"/>
          <w:sz w:val="32"/>
          <w:szCs w:val="32"/>
          <w:highlight w:val="cyan"/>
        </w:rPr>
        <w:t>）</w:t>
      </w:r>
      <w:r w:rsidR="00887BD1" w:rsidRPr="00756A36">
        <w:rPr>
          <w:rFonts w:ascii="仿宋" w:eastAsia="仿宋" w:hAnsi="仿宋" w:hint="eastAsia"/>
          <w:b/>
          <w:bCs/>
          <w:sz w:val="32"/>
          <w:szCs w:val="32"/>
        </w:rPr>
        <w:t>一是</w:t>
      </w:r>
      <w:r w:rsidR="00887BD1">
        <w:rPr>
          <w:rFonts w:ascii="仿宋" w:eastAsia="仿宋" w:hAnsi="仿宋"/>
          <w:sz w:val="32"/>
          <w:szCs w:val="32"/>
        </w:rPr>
        <w:t>强化银行账户</w:t>
      </w:r>
      <w:r>
        <w:rPr>
          <w:rFonts w:ascii="仿宋" w:eastAsia="仿宋" w:hAnsi="仿宋" w:hint="eastAsia"/>
          <w:sz w:val="32"/>
          <w:szCs w:val="32"/>
        </w:rPr>
        <w:t>全生命周期的</w:t>
      </w:r>
      <w:r w:rsidR="00887BD1">
        <w:rPr>
          <w:rFonts w:ascii="仿宋" w:eastAsia="仿宋" w:hAnsi="仿宋"/>
          <w:sz w:val="32"/>
          <w:szCs w:val="32"/>
        </w:rPr>
        <w:t>刚性管控</w:t>
      </w:r>
      <w:r w:rsidR="00887BD1">
        <w:rPr>
          <w:rFonts w:ascii="仿宋" w:eastAsia="仿宋" w:hAnsi="仿宋" w:hint="eastAsia"/>
          <w:sz w:val="32"/>
          <w:szCs w:val="32"/>
        </w:rPr>
        <w:t>，通过司库系统实现对境内外</w:t>
      </w:r>
      <w:r w:rsidR="00BB1477">
        <w:rPr>
          <w:rFonts w:ascii="仿宋" w:eastAsia="仿宋" w:hAnsi="仿宋" w:hint="eastAsia"/>
          <w:sz w:val="32"/>
          <w:szCs w:val="32"/>
        </w:rPr>
        <w:t>、全级次</w:t>
      </w:r>
      <w:r w:rsidR="00887BD1">
        <w:rPr>
          <w:rFonts w:ascii="仿宋" w:eastAsia="仿宋" w:hAnsi="仿宋" w:hint="eastAsia"/>
          <w:sz w:val="32"/>
          <w:szCs w:val="32"/>
        </w:rPr>
        <w:t>单位的</w:t>
      </w:r>
      <w:r w:rsidR="00887BD1">
        <w:rPr>
          <w:rFonts w:ascii="仿宋" w:eastAsia="仿宋" w:hAnsi="仿宋"/>
          <w:sz w:val="32"/>
          <w:szCs w:val="32"/>
        </w:rPr>
        <w:t>银行账户</w:t>
      </w:r>
      <w:r>
        <w:rPr>
          <w:rFonts w:ascii="仿宋" w:eastAsia="仿宋" w:hAnsi="仿宋" w:hint="eastAsia"/>
          <w:sz w:val="32"/>
          <w:szCs w:val="32"/>
        </w:rPr>
        <w:t>从</w:t>
      </w:r>
      <w:r w:rsidR="00887BD1">
        <w:rPr>
          <w:rFonts w:ascii="仿宋" w:eastAsia="仿宋" w:hAnsi="仿宋"/>
          <w:sz w:val="32"/>
          <w:szCs w:val="32"/>
        </w:rPr>
        <w:t>开立</w:t>
      </w:r>
      <w:r>
        <w:rPr>
          <w:rFonts w:ascii="仿宋" w:eastAsia="仿宋" w:hAnsi="仿宋" w:hint="eastAsia"/>
          <w:sz w:val="32"/>
          <w:szCs w:val="32"/>
        </w:rPr>
        <w:t>申请</w:t>
      </w:r>
      <w:r w:rsidR="00887BD1">
        <w:rPr>
          <w:rFonts w:ascii="仿宋" w:eastAsia="仿宋" w:hAnsi="仿宋"/>
          <w:sz w:val="32"/>
          <w:szCs w:val="32"/>
        </w:rPr>
        <w:t>、</w:t>
      </w:r>
      <w:r>
        <w:rPr>
          <w:rFonts w:ascii="仿宋" w:eastAsia="仿宋" w:hAnsi="仿宋" w:hint="eastAsia"/>
          <w:sz w:val="32"/>
          <w:szCs w:val="32"/>
        </w:rPr>
        <w:t>信息录入、</w:t>
      </w:r>
      <w:r w:rsidR="00887BD1">
        <w:rPr>
          <w:rFonts w:ascii="仿宋" w:eastAsia="仿宋" w:hAnsi="仿宋"/>
          <w:sz w:val="32"/>
          <w:szCs w:val="32"/>
        </w:rPr>
        <w:t>变更、注销等全生命周期</w:t>
      </w:r>
      <w:r w:rsidR="00887BD1">
        <w:rPr>
          <w:rFonts w:ascii="仿宋" w:eastAsia="仿宋" w:hAnsi="仿宋" w:hint="eastAsia"/>
          <w:sz w:val="32"/>
          <w:szCs w:val="32"/>
        </w:rPr>
        <w:t>线上化管理</w:t>
      </w:r>
      <w:r w:rsidR="006B1B73">
        <w:rPr>
          <w:rFonts w:ascii="仿宋" w:eastAsia="仿宋" w:hAnsi="仿宋" w:hint="eastAsia"/>
          <w:sz w:val="32"/>
          <w:szCs w:val="32"/>
        </w:rPr>
        <w:t>；同时对并购单位已开立的银行账户，通过存续账户管理开展账户初始化。</w:t>
      </w:r>
    </w:p>
    <w:p w14:paraId="55505196" w14:textId="7186E969" w:rsidR="00B260C0" w:rsidRDefault="00756A36">
      <w:pPr>
        <w:ind w:firstLineChars="200" w:firstLine="640"/>
        <w:rPr>
          <w:rFonts w:ascii="仿宋" w:eastAsia="仿宋" w:hAnsi="仿宋"/>
          <w:sz w:val="32"/>
          <w:szCs w:val="32"/>
        </w:rPr>
      </w:pPr>
      <w:r w:rsidRPr="00756A36">
        <w:rPr>
          <w:rFonts w:ascii="仿宋" w:eastAsia="仿宋" w:hAnsi="仿宋" w:hint="eastAsia"/>
          <w:sz w:val="32"/>
          <w:szCs w:val="32"/>
          <w:highlight w:val="cyan"/>
        </w:rPr>
        <w:t>（点击</w:t>
      </w:r>
      <w:r>
        <w:rPr>
          <w:rFonts w:ascii="仿宋" w:eastAsia="仿宋" w:hAnsi="仿宋" w:hint="eastAsia"/>
          <w:sz w:val="32"/>
          <w:szCs w:val="32"/>
          <w:highlight w:val="cyan"/>
        </w:rPr>
        <w:t>客户端</w:t>
      </w:r>
      <w:r w:rsidRPr="00756A36">
        <w:rPr>
          <w:rFonts w:ascii="仿宋" w:eastAsia="仿宋" w:hAnsi="仿宋" w:hint="eastAsia"/>
          <w:sz w:val="32"/>
          <w:szCs w:val="32"/>
          <w:highlight w:val="cyan"/>
        </w:rPr>
        <w:t>“银行账户管理”</w:t>
      </w:r>
      <w:r w:rsidRPr="00756A36">
        <w:rPr>
          <w:rFonts w:ascii="Arial" w:eastAsia="仿宋" w:hAnsi="Arial" w:cs="Arial"/>
          <w:sz w:val="32"/>
          <w:szCs w:val="32"/>
          <w:highlight w:val="cyan"/>
        </w:rPr>
        <w:t>→</w:t>
      </w:r>
      <w:r w:rsidRPr="00756A36">
        <w:rPr>
          <w:rFonts w:ascii="仿宋" w:eastAsia="仿宋" w:hAnsi="仿宋" w:hint="eastAsia"/>
          <w:sz w:val="32"/>
          <w:szCs w:val="32"/>
          <w:highlight w:val="cyan"/>
        </w:rPr>
        <w:t>“</w:t>
      </w:r>
      <w:r>
        <w:rPr>
          <w:rFonts w:ascii="仿宋" w:eastAsia="仿宋" w:hAnsi="仿宋" w:hint="eastAsia"/>
          <w:sz w:val="32"/>
          <w:szCs w:val="32"/>
          <w:highlight w:val="cyan"/>
        </w:rPr>
        <w:t>账户一览表</w:t>
      </w:r>
      <w:r w:rsidRPr="00756A36">
        <w:rPr>
          <w:rFonts w:ascii="仿宋" w:eastAsia="仿宋" w:hAnsi="仿宋" w:hint="eastAsia"/>
          <w:sz w:val="32"/>
          <w:szCs w:val="32"/>
          <w:highlight w:val="cyan"/>
        </w:rPr>
        <w:t>”）</w:t>
      </w:r>
    </w:p>
    <w:p w14:paraId="1A98174D" w14:textId="77777777" w:rsidR="00C96A7B" w:rsidRDefault="00756A36" w:rsidP="00C96A7B">
      <w:pPr>
        <w:ind w:firstLineChars="200" w:firstLine="640"/>
        <w:rPr>
          <w:rFonts w:ascii="仿宋" w:eastAsia="仿宋" w:hAnsi="仿宋"/>
          <w:sz w:val="32"/>
          <w:szCs w:val="32"/>
        </w:rPr>
      </w:pPr>
      <w:r w:rsidRPr="00756A36">
        <w:rPr>
          <w:rFonts w:ascii="黑体" w:eastAsia="黑体" w:hAnsi="黑体" w:hint="eastAsia"/>
          <w:sz w:val="32"/>
          <w:szCs w:val="32"/>
        </w:rPr>
        <w:t>非直连</w:t>
      </w:r>
      <w:r w:rsidR="006B1B73" w:rsidRPr="00756A36">
        <w:rPr>
          <w:rFonts w:ascii="黑体" w:eastAsia="黑体" w:hAnsi="黑体" w:hint="eastAsia"/>
          <w:sz w:val="32"/>
          <w:szCs w:val="32"/>
        </w:rPr>
        <w:t>账户</w:t>
      </w:r>
      <w:r w:rsidRPr="00756A36">
        <w:rPr>
          <w:rFonts w:ascii="黑体" w:eastAsia="黑体" w:hAnsi="黑体" w:hint="eastAsia"/>
          <w:sz w:val="32"/>
          <w:szCs w:val="32"/>
        </w:rPr>
        <w:t>定期监测：</w:t>
      </w:r>
      <w:r w:rsidR="00D26F58" w:rsidRPr="00756A36">
        <w:rPr>
          <w:rFonts w:ascii="仿宋" w:eastAsia="仿宋" w:hAnsi="仿宋" w:hint="eastAsia"/>
          <w:sz w:val="32"/>
          <w:szCs w:val="32"/>
          <w:highlight w:val="cyan"/>
        </w:rPr>
        <w:t>（鼠标移动至页面下方“上传交易流水”）</w:t>
      </w:r>
    </w:p>
    <w:p w14:paraId="05EBE312" w14:textId="04C3B033" w:rsidR="00756A36" w:rsidRDefault="00887BD1" w:rsidP="00C96A7B">
      <w:pPr>
        <w:ind w:firstLineChars="200" w:firstLine="643"/>
        <w:rPr>
          <w:rFonts w:ascii="仿宋" w:eastAsia="仿宋" w:hAnsi="仿宋"/>
          <w:sz w:val="32"/>
          <w:szCs w:val="32"/>
        </w:rPr>
      </w:pPr>
      <w:r w:rsidRPr="00756A36">
        <w:rPr>
          <w:rFonts w:ascii="仿宋" w:eastAsia="仿宋" w:hAnsi="仿宋" w:hint="eastAsia"/>
          <w:b/>
          <w:bCs/>
          <w:sz w:val="32"/>
          <w:szCs w:val="32"/>
        </w:rPr>
        <w:t>二是</w:t>
      </w:r>
      <w:r>
        <w:rPr>
          <w:rFonts w:ascii="仿宋" w:eastAsia="仿宋" w:hAnsi="仿宋" w:hint="eastAsia"/>
          <w:sz w:val="32"/>
          <w:szCs w:val="32"/>
        </w:rPr>
        <w:t>强化</w:t>
      </w:r>
      <w:r w:rsidR="00756A36">
        <w:rPr>
          <w:rFonts w:ascii="仿宋" w:eastAsia="仿宋" w:hAnsi="仿宋" w:hint="eastAsia"/>
          <w:sz w:val="32"/>
          <w:szCs w:val="32"/>
        </w:rPr>
        <w:t>非直连</w:t>
      </w:r>
      <w:r>
        <w:rPr>
          <w:rFonts w:ascii="仿宋" w:eastAsia="仿宋" w:hAnsi="仿宋" w:hint="eastAsia"/>
          <w:sz w:val="32"/>
          <w:szCs w:val="32"/>
        </w:rPr>
        <w:t>账户资金监控。</w:t>
      </w:r>
      <w:r w:rsidR="006B1B73" w:rsidRPr="006B1B73">
        <w:rPr>
          <w:rFonts w:ascii="仿宋" w:eastAsia="仿宋" w:hAnsi="仿宋" w:hint="eastAsia"/>
          <w:sz w:val="32"/>
          <w:szCs w:val="32"/>
        </w:rPr>
        <w:t>对</w:t>
      </w:r>
      <w:r w:rsidR="00756A36">
        <w:rPr>
          <w:rFonts w:ascii="仿宋" w:eastAsia="仿宋" w:hAnsi="仿宋" w:hint="eastAsia"/>
          <w:sz w:val="32"/>
          <w:szCs w:val="32"/>
        </w:rPr>
        <w:t>于境内</w:t>
      </w:r>
      <w:r w:rsidR="006B1B73" w:rsidRPr="006B1B73">
        <w:rPr>
          <w:rFonts w:ascii="仿宋" w:eastAsia="仿宋" w:hAnsi="仿宋" w:hint="eastAsia"/>
          <w:sz w:val="32"/>
          <w:szCs w:val="32"/>
        </w:rPr>
        <w:t>非直连</w:t>
      </w:r>
      <w:r w:rsidR="00756A36">
        <w:rPr>
          <w:rFonts w:ascii="仿宋" w:eastAsia="仿宋" w:hAnsi="仿宋" w:hint="eastAsia"/>
          <w:sz w:val="32"/>
          <w:szCs w:val="32"/>
        </w:rPr>
        <w:t>银行</w:t>
      </w:r>
      <w:r w:rsidR="006B1B73" w:rsidRPr="006B1B73">
        <w:rPr>
          <w:rFonts w:ascii="仿宋" w:eastAsia="仿宋" w:hAnsi="仿宋" w:hint="eastAsia"/>
          <w:sz w:val="32"/>
          <w:szCs w:val="32"/>
        </w:rPr>
        <w:t>账户</w:t>
      </w:r>
      <w:r w:rsidR="00756A36">
        <w:rPr>
          <w:rFonts w:ascii="仿宋" w:eastAsia="仿宋" w:hAnsi="仿宋" w:hint="eastAsia"/>
          <w:sz w:val="32"/>
          <w:szCs w:val="32"/>
        </w:rPr>
        <w:t>，</w:t>
      </w:r>
      <w:r w:rsidR="006B1B73" w:rsidRPr="006B1B73">
        <w:rPr>
          <w:rFonts w:ascii="仿宋" w:eastAsia="仿宋" w:hAnsi="仿宋" w:hint="eastAsia"/>
          <w:sz w:val="32"/>
          <w:szCs w:val="32"/>
        </w:rPr>
        <w:t>按日</w:t>
      </w:r>
      <w:r w:rsidR="00243B7B">
        <w:rPr>
          <w:rFonts w:ascii="仿宋" w:eastAsia="仿宋" w:hAnsi="仿宋" w:hint="eastAsia"/>
          <w:sz w:val="32"/>
          <w:szCs w:val="32"/>
        </w:rPr>
        <w:t>在系统内</w:t>
      </w:r>
      <w:r w:rsidR="006B1B73" w:rsidRPr="006B1B73">
        <w:rPr>
          <w:rFonts w:ascii="仿宋" w:eastAsia="仿宋" w:hAnsi="仿宋" w:hint="eastAsia"/>
          <w:sz w:val="32"/>
          <w:szCs w:val="32"/>
        </w:rPr>
        <w:t>上</w:t>
      </w:r>
      <w:proofErr w:type="gramStart"/>
      <w:r w:rsidR="006B1B73" w:rsidRPr="006B1B73">
        <w:rPr>
          <w:rFonts w:ascii="仿宋" w:eastAsia="仿宋" w:hAnsi="仿宋" w:hint="eastAsia"/>
          <w:sz w:val="32"/>
          <w:szCs w:val="32"/>
        </w:rPr>
        <w:t>传交易</w:t>
      </w:r>
      <w:proofErr w:type="gramEnd"/>
      <w:r w:rsidR="006B1B73" w:rsidRPr="006B1B73">
        <w:rPr>
          <w:rFonts w:ascii="仿宋" w:eastAsia="仿宋" w:hAnsi="仿宋" w:hint="eastAsia"/>
          <w:sz w:val="32"/>
          <w:szCs w:val="32"/>
        </w:rPr>
        <w:t>流水，实施动态监控。</w:t>
      </w:r>
      <w:r>
        <w:rPr>
          <w:rFonts w:ascii="仿宋" w:eastAsia="仿宋" w:hAnsi="仿宋" w:hint="eastAsia"/>
          <w:sz w:val="32"/>
          <w:szCs w:val="32"/>
        </w:rPr>
        <w:t>对于境外账户，</w:t>
      </w:r>
      <w:r>
        <w:rPr>
          <w:rFonts w:ascii="仿宋" w:eastAsia="仿宋" w:hAnsi="仿宋" w:hint="eastAsia"/>
          <w:sz w:val="32"/>
          <w:szCs w:val="32"/>
          <w:highlight w:val="yellow"/>
        </w:rPr>
        <w:t>按周（实际为按月，这样的话不能得分）手工上传境外账户交易流水。</w:t>
      </w:r>
    </w:p>
    <w:p w14:paraId="15793743" w14:textId="33CACB54" w:rsidR="00756A36" w:rsidRDefault="00756A36">
      <w:pPr>
        <w:ind w:firstLineChars="200" w:firstLine="640"/>
        <w:rPr>
          <w:rFonts w:ascii="仿宋" w:eastAsia="仿宋" w:hAnsi="仿宋"/>
          <w:sz w:val="32"/>
          <w:szCs w:val="32"/>
        </w:rPr>
      </w:pPr>
      <w:r w:rsidRPr="000933FC">
        <w:rPr>
          <w:rFonts w:ascii="仿宋" w:eastAsia="仿宋" w:hAnsi="仿宋" w:hint="eastAsia"/>
          <w:sz w:val="32"/>
          <w:szCs w:val="32"/>
          <w:highlight w:val="cyan"/>
        </w:rPr>
        <w:t>（切换至内管端</w:t>
      </w:r>
      <w:r w:rsidRPr="000933FC">
        <w:rPr>
          <w:rFonts w:ascii="Arial" w:eastAsia="仿宋" w:hAnsi="Arial" w:cs="Arial"/>
          <w:sz w:val="32"/>
          <w:szCs w:val="32"/>
          <w:highlight w:val="cyan"/>
        </w:rPr>
        <w:t>→</w:t>
      </w:r>
      <w:r w:rsidRPr="000933FC">
        <w:rPr>
          <w:rFonts w:ascii="仿宋" w:eastAsia="仿宋" w:hAnsi="仿宋" w:hint="eastAsia"/>
          <w:sz w:val="32"/>
          <w:szCs w:val="32"/>
          <w:highlight w:val="cyan"/>
        </w:rPr>
        <w:t>综合查询</w:t>
      </w:r>
      <w:r w:rsidRPr="000933FC">
        <w:rPr>
          <w:rFonts w:ascii="Arial" w:eastAsia="仿宋" w:hAnsi="Arial" w:cs="Arial"/>
          <w:sz w:val="32"/>
          <w:szCs w:val="32"/>
          <w:highlight w:val="cyan"/>
        </w:rPr>
        <w:t>→</w:t>
      </w:r>
      <w:r>
        <w:rPr>
          <w:rFonts w:ascii="Arial" w:eastAsia="仿宋" w:hAnsi="Arial" w:cs="Arial" w:hint="eastAsia"/>
          <w:sz w:val="32"/>
          <w:szCs w:val="32"/>
          <w:highlight w:val="cyan"/>
        </w:rPr>
        <w:t>资金查询</w:t>
      </w:r>
      <w:r w:rsidRPr="000933FC">
        <w:rPr>
          <w:rFonts w:ascii="仿宋" w:eastAsia="仿宋" w:hAnsi="仿宋" w:hint="eastAsia"/>
          <w:sz w:val="32"/>
          <w:szCs w:val="32"/>
          <w:highlight w:val="cyan"/>
        </w:rPr>
        <w:t>）</w:t>
      </w:r>
      <w:r>
        <w:rPr>
          <w:rFonts w:ascii="仿宋" w:eastAsia="仿宋" w:hAnsi="仿宋" w:hint="eastAsia"/>
          <w:sz w:val="32"/>
          <w:szCs w:val="32"/>
          <w:highlight w:val="cyan"/>
        </w:rPr>
        <w:t>，</w:t>
      </w:r>
      <w:r w:rsidR="008B0B1C">
        <w:rPr>
          <w:rFonts w:ascii="仿宋" w:eastAsia="仿宋" w:hAnsi="仿宋" w:hint="eastAsia"/>
          <w:sz w:val="32"/>
          <w:szCs w:val="32"/>
          <w:highlight w:val="yellow"/>
        </w:rPr>
        <w:t>对于各单位上传的非直连账户交易流水，可以通过交易流水查询</w:t>
      </w:r>
      <w:r w:rsidR="004D249C">
        <w:rPr>
          <w:rFonts w:ascii="仿宋" w:eastAsia="仿宋" w:hAnsi="仿宋" w:hint="eastAsia"/>
          <w:sz w:val="32"/>
          <w:szCs w:val="32"/>
          <w:highlight w:val="yellow"/>
        </w:rPr>
        <w:t>进行查询监控。</w:t>
      </w:r>
    </w:p>
    <w:p w14:paraId="4B1088F8" w14:textId="77777777" w:rsidR="00756A36" w:rsidRDefault="00756A36" w:rsidP="00756A36">
      <w:pPr>
        <w:ind w:firstLineChars="200" w:firstLine="640"/>
        <w:rPr>
          <w:rFonts w:ascii="仿宋" w:eastAsia="仿宋" w:hAnsi="仿宋"/>
          <w:sz w:val="32"/>
          <w:szCs w:val="32"/>
        </w:rPr>
      </w:pPr>
      <w:r w:rsidRPr="00892EC2">
        <w:rPr>
          <w:rFonts w:ascii="黑体" w:eastAsia="黑体" w:hAnsi="黑体" w:hint="eastAsia"/>
          <w:sz w:val="32"/>
          <w:szCs w:val="32"/>
        </w:rPr>
        <w:t>全级次应用：</w:t>
      </w:r>
      <w:r w:rsidRPr="00892EC2">
        <w:rPr>
          <w:rFonts w:ascii="仿宋" w:eastAsia="仿宋" w:hAnsi="仿宋" w:hint="eastAsia"/>
          <w:sz w:val="32"/>
          <w:szCs w:val="32"/>
          <w:highlight w:val="cyan"/>
        </w:rPr>
        <w:t>（切换至内管端</w:t>
      </w:r>
      <w:r w:rsidRPr="00892EC2">
        <w:rPr>
          <w:rFonts w:ascii="Arial" w:eastAsia="仿宋" w:hAnsi="Arial" w:cs="Arial" w:hint="eastAsia"/>
          <w:sz w:val="32"/>
          <w:szCs w:val="32"/>
          <w:highlight w:val="cyan"/>
        </w:rPr>
        <w:t>→</w:t>
      </w:r>
      <w:r w:rsidRPr="00892EC2">
        <w:rPr>
          <w:rFonts w:ascii="仿宋" w:eastAsia="仿宋" w:hAnsi="仿宋" w:hint="eastAsia"/>
          <w:sz w:val="32"/>
          <w:szCs w:val="32"/>
          <w:highlight w:val="cyan"/>
        </w:rPr>
        <w:t>综合查询</w:t>
      </w:r>
      <w:r w:rsidRPr="00892EC2">
        <w:rPr>
          <w:rFonts w:ascii="Arial" w:eastAsia="仿宋" w:hAnsi="Arial" w:cs="Arial" w:hint="eastAsia"/>
          <w:sz w:val="32"/>
          <w:szCs w:val="32"/>
          <w:highlight w:val="cyan"/>
        </w:rPr>
        <w:t>→账户一览表</w:t>
      </w:r>
      <w:r w:rsidRPr="00892EC2">
        <w:rPr>
          <w:rFonts w:ascii="仿宋" w:eastAsia="仿宋" w:hAnsi="仿宋" w:hint="eastAsia"/>
          <w:sz w:val="32"/>
          <w:szCs w:val="32"/>
          <w:highlight w:val="cyan"/>
        </w:rPr>
        <w:t>）</w:t>
      </w:r>
    </w:p>
    <w:p w14:paraId="0556C3A8" w14:textId="7C3E89BB" w:rsidR="00B260C0" w:rsidRDefault="00887BD1">
      <w:pPr>
        <w:ind w:firstLineChars="200" w:firstLine="640"/>
        <w:rPr>
          <w:rFonts w:ascii="仿宋" w:eastAsia="仿宋" w:hAnsi="仿宋"/>
          <w:sz w:val="32"/>
          <w:szCs w:val="32"/>
        </w:rPr>
      </w:pPr>
      <w:r>
        <w:rPr>
          <w:rFonts w:ascii="仿宋" w:eastAsia="仿宋" w:hAnsi="仿宋" w:hint="eastAsia"/>
          <w:sz w:val="32"/>
          <w:szCs w:val="32"/>
        </w:rPr>
        <w:t>通过账户一览表可以看到，集团全级次单位银行账户均已纳入司</w:t>
      </w:r>
      <w:r>
        <w:rPr>
          <w:rFonts w:ascii="仿宋" w:eastAsia="仿宋" w:hAnsi="仿宋" w:hint="eastAsia"/>
          <w:sz w:val="32"/>
          <w:szCs w:val="32"/>
        </w:rPr>
        <w:lastRenderedPageBreak/>
        <w:t>库集中管理，其中：</w:t>
      </w:r>
      <w:r w:rsidRPr="00892EC2">
        <w:rPr>
          <w:rFonts w:ascii="仿宋" w:eastAsia="仿宋" w:hAnsi="仿宋" w:hint="eastAsia"/>
          <w:sz w:val="32"/>
          <w:szCs w:val="32"/>
          <w:highlight w:val="cyan"/>
        </w:rPr>
        <w:t>（账号范围选择“境内单位账户”）</w:t>
      </w:r>
      <w:r>
        <w:rPr>
          <w:rFonts w:ascii="仿宋" w:eastAsia="仿宋" w:hAnsi="仿宋" w:hint="eastAsia"/>
          <w:sz w:val="32"/>
          <w:szCs w:val="32"/>
        </w:rPr>
        <w:t>境内单位账户7694个（含1</w:t>
      </w:r>
      <w:r w:rsidR="004D249C">
        <w:rPr>
          <w:rFonts w:ascii="仿宋" w:eastAsia="仿宋" w:hAnsi="仿宋" w:hint="eastAsia"/>
          <w:sz w:val="32"/>
          <w:szCs w:val="32"/>
        </w:rPr>
        <w:t>832</w:t>
      </w:r>
      <w:r>
        <w:rPr>
          <w:rFonts w:ascii="仿宋" w:eastAsia="仿宋" w:hAnsi="仿宋" w:hint="eastAsia"/>
          <w:sz w:val="32"/>
          <w:szCs w:val="32"/>
        </w:rPr>
        <w:t>个开立在财务公司的内部账户</w:t>
      </w:r>
      <w:r w:rsidR="004D249C">
        <w:rPr>
          <w:rFonts w:ascii="仿宋" w:eastAsia="仿宋" w:hAnsi="仿宋" w:hint="eastAsia"/>
          <w:sz w:val="32"/>
          <w:szCs w:val="32"/>
        </w:rPr>
        <w:t>，银行账户为5862个</w:t>
      </w:r>
      <w:r>
        <w:rPr>
          <w:rFonts w:ascii="仿宋" w:eastAsia="仿宋" w:hAnsi="仿宋" w:hint="eastAsia"/>
          <w:sz w:val="32"/>
          <w:szCs w:val="32"/>
        </w:rPr>
        <w:t>），</w:t>
      </w:r>
      <w:r w:rsidRPr="00892EC2">
        <w:rPr>
          <w:rFonts w:ascii="仿宋" w:eastAsia="仿宋" w:hAnsi="仿宋" w:hint="eastAsia"/>
          <w:sz w:val="32"/>
          <w:szCs w:val="32"/>
          <w:highlight w:val="cyan"/>
        </w:rPr>
        <w:t>（账号范围选择“境外单位账户”）</w:t>
      </w:r>
      <w:r>
        <w:rPr>
          <w:rFonts w:ascii="仿宋" w:eastAsia="仿宋" w:hAnsi="仿宋" w:hint="eastAsia"/>
          <w:sz w:val="32"/>
          <w:szCs w:val="32"/>
        </w:rPr>
        <w:t>境</w:t>
      </w:r>
      <w:r w:rsidR="00C96A7B">
        <w:rPr>
          <w:rFonts w:ascii="仿宋" w:eastAsia="仿宋" w:hAnsi="仿宋" w:hint="eastAsia"/>
          <w:sz w:val="32"/>
          <w:szCs w:val="32"/>
        </w:rPr>
        <w:t>外</w:t>
      </w:r>
      <w:r>
        <w:rPr>
          <w:rFonts w:ascii="仿宋" w:eastAsia="仿宋" w:hAnsi="仿宋" w:hint="eastAsia"/>
          <w:sz w:val="32"/>
          <w:szCs w:val="32"/>
        </w:rPr>
        <w:t>单位账户1163个。</w:t>
      </w:r>
    </w:p>
    <w:p w14:paraId="6C9CC78A" w14:textId="25080014" w:rsidR="00B260C0" w:rsidRDefault="00C96A7B">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二、</w:t>
      </w:r>
      <w:r w:rsidR="00887BD1">
        <w:rPr>
          <w:rFonts w:ascii="黑体" w:eastAsia="黑体" w:hAnsi="黑体"/>
          <w:sz w:val="32"/>
          <w:szCs w:val="32"/>
        </w:rPr>
        <w:t>资金集中管理模块</w:t>
      </w:r>
      <w:r w:rsidR="00887BD1">
        <w:rPr>
          <w:rFonts w:ascii="黑体" w:eastAsia="黑体" w:hAnsi="黑体" w:hint="eastAsia"/>
          <w:sz w:val="32"/>
          <w:szCs w:val="32"/>
        </w:rPr>
        <w:t>（</w:t>
      </w:r>
      <w:r w:rsidR="00887BD1" w:rsidRPr="00892EC2">
        <w:rPr>
          <w:rFonts w:ascii="黑体" w:eastAsia="黑体" w:hAnsi="黑体" w:hint="eastAsia"/>
          <w:sz w:val="32"/>
          <w:szCs w:val="32"/>
        </w:rPr>
        <w:t>看现在的有利数据</w:t>
      </w:r>
      <w:r w:rsidR="00887BD1">
        <w:rPr>
          <w:rFonts w:ascii="黑体" w:eastAsia="黑体" w:hAnsi="黑体" w:hint="eastAsia"/>
          <w:sz w:val="32"/>
          <w:szCs w:val="32"/>
        </w:rPr>
        <w:t>）</w:t>
      </w:r>
    </w:p>
    <w:p w14:paraId="17CEA06A" w14:textId="77777777" w:rsidR="00D26F58" w:rsidRDefault="00194640" w:rsidP="00BC420F">
      <w:pPr>
        <w:ind w:firstLineChars="200" w:firstLine="640"/>
        <w:rPr>
          <w:rFonts w:ascii="仿宋" w:eastAsia="仿宋" w:hAnsi="仿宋"/>
          <w:sz w:val="32"/>
          <w:szCs w:val="32"/>
        </w:rPr>
      </w:pPr>
      <w:r w:rsidRPr="00892EC2">
        <w:rPr>
          <w:rFonts w:ascii="黑体" w:eastAsia="黑体" w:hAnsi="黑体" w:hint="eastAsia"/>
          <w:sz w:val="32"/>
          <w:szCs w:val="32"/>
        </w:rPr>
        <w:t>资金集中全级次应用，直连账户按日归集</w:t>
      </w:r>
      <w:r>
        <w:rPr>
          <w:rFonts w:ascii="仿宋" w:eastAsia="仿宋" w:hAnsi="仿宋" w:hint="eastAsia"/>
          <w:sz w:val="32"/>
          <w:szCs w:val="32"/>
        </w:rPr>
        <w:t>：</w:t>
      </w:r>
    </w:p>
    <w:p w14:paraId="055F357D" w14:textId="77777777" w:rsidR="00D26F58" w:rsidRDefault="00D26F58" w:rsidP="00D26F58">
      <w:pPr>
        <w:ind w:firstLineChars="200" w:firstLine="640"/>
        <w:rPr>
          <w:rFonts w:ascii="仿宋" w:eastAsia="仿宋" w:hAnsi="仿宋"/>
          <w:sz w:val="32"/>
          <w:szCs w:val="32"/>
        </w:rPr>
      </w:pPr>
      <w:r w:rsidRPr="000933FC">
        <w:rPr>
          <w:rFonts w:ascii="仿宋" w:eastAsia="仿宋" w:hAnsi="仿宋" w:hint="eastAsia"/>
          <w:sz w:val="32"/>
          <w:szCs w:val="32"/>
          <w:highlight w:val="cyan"/>
        </w:rPr>
        <w:t>（进入三合一系统</w:t>
      </w:r>
      <w:r w:rsidRPr="000933FC">
        <w:rPr>
          <w:rFonts w:ascii="Arial" w:eastAsia="仿宋" w:hAnsi="Arial" w:cs="Arial"/>
          <w:sz w:val="32"/>
          <w:szCs w:val="32"/>
          <w:highlight w:val="cyan"/>
        </w:rPr>
        <w:t>→</w:t>
      </w:r>
      <w:r w:rsidRPr="000933FC">
        <w:rPr>
          <w:rFonts w:ascii="Arial" w:eastAsia="仿宋" w:hAnsi="Arial" w:cs="Arial" w:hint="eastAsia"/>
          <w:sz w:val="32"/>
          <w:szCs w:val="32"/>
          <w:highlight w:val="cyan"/>
        </w:rPr>
        <w:t>资金集中</w:t>
      </w:r>
      <w:r w:rsidRPr="000933FC">
        <w:rPr>
          <w:rFonts w:ascii="Arial" w:eastAsia="仿宋" w:hAnsi="Arial" w:cs="Arial"/>
          <w:sz w:val="32"/>
          <w:szCs w:val="32"/>
          <w:highlight w:val="cyan"/>
        </w:rPr>
        <w:t>→</w:t>
      </w:r>
      <w:r>
        <w:rPr>
          <w:rFonts w:ascii="Arial" w:eastAsia="仿宋" w:hAnsi="Arial" w:cs="Arial" w:hint="eastAsia"/>
          <w:sz w:val="32"/>
          <w:szCs w:val="32"/>
          <w:highlight w:val="cyan"/>
        </w:rPr>
        <w:t>实时资金监控</w:t>
      </w:r>
      <w:r w:rsidRPr="000933FC">
        <w:rPr>
          <w:rFonts w:ascii="仿宋" w:eastAsia="仿宋" w:hAnsi="仿宋" w:hint="eastAsia"/>
          <w:sz w:val="32"/>
          <w:szCs w:val="32"/>
          <w:highlight w:val="cyan"/>
        </w:rPr>
        <w:t>）</w:t>
      </w:r>
    </w:p>
    <w:p w14:paraId="7548569F" w14:textId="3B0C3DED" w:rsidR="00F93D5D" w:rsidRDefault="00887BD1" w:rsidP="00BC420F">
      <w:pPr>
        <w:ind w:firstLineChars="200" w:firstLine="643"/>
        <w:rPr>
          <w:rFonts w:ascii="仿宋" w:eastAsia="仿宋" w:hAnsi="仿宋"/>
          <w:sz w:val="32"/>
          <w:szCs w:val="32"/>
        </w:rPr>
      </w:pPr>
      <w:r w:rsidRPr="00892EC2">
        <w:rPr>
          <w:rFonts w:ascii="仿宋" w:eastAsia="仿宋" w:hAnsi="仿宋" w:hint="eastAsia"/>
          <w:b/>
          <w:bCs/>
          <w:sz w:val="32"/>
          <w:szCs w:val="32"/>
        </w:rPr>
        <w:t>一是</w:t>
      </w:r>
      <w:r>
        <w:rPr>
          <w:rFonts w:ascii="仿宋" w:eastAsia="仿宋" w:hAnsi="仿宋" w:hint="eastAsia"/>
          <w:sz w:val="32"/>
          <w:szCs w:val="32"/>
        </w:rPr>
        <w:t>对境内全级次单位开展资金集中管理。各级单位不分级次、不分规模，除金融业务专户、财政专户等特殊账户外，全部与财务公司联网归集，于每个工作日17:30通过系统开展自动归集；</w:t>
      </w:r>
    </w:p>
    <w:p w14:paraId="662F4541" w14:textId="5E1F7D7A" w:rsidR="004D249C" w:rsidRDefault="004D249C" w:rsidP="00BC420F">
      <w:pPr>
        <w:ind w:firstLineChars="200" w:firstLine="640"/>
        <w:rPr>
          <w:rFonts w:ascii="仿宋" w:eastAsia="仿宋" w:hAnsi="仿宋"/>
          <w:sz w:val="32"/>
          <w:szCs w:val="32"/>
        </w:rPr>
      </w:pPr>
      <w:r>
        <w:rPr>
          <w:rFonts w:ascii="仿宋" w:eastAsia="仿宋" w:hAnsi="仿宋" w:hint="eastAsia"/>
          <w:sz w:val="32"/>
          <w:szCs w:val="32"/>
        </w:rPr>
        <w:t>通过系统，我们可以实时监控到</w:t>
      </w:r>
      <w:r w:rsidR="00194640">
        <w:rPr>
          <w:rFonts w:ascii="仿宋" w:eastAsia="仿宋" w:hAnsi="仿宋" w:hint="eastAsia"/>
          <w:sz w:val="32"/>
          <w:szCs w:val="32"/>
        </w:rPr>
        <w:t>集团整体</w:t>
      </w:r>
      <w:r>
        <w:rPr>
          <w:rFonts w:ascii="仿宋" w:eastAsia="仿宋" w:hAnsi="仿宋" w:hint="eastAsia"/>
          <w:sz w:val="32"/>
          <w:szCs w:val="32"/>
        </w:rPr>
        <w:t>资金的</w:t>
      </w:r>
      <w:r w:rsidR="00D26F58">
        <w:rPr>
          <w:rFonts w:ascii="仿宋" w:eastAsia="仿宋" w:hAnsi="仿宋" w:hint="eastAsia"/>
          <w:sz w:val="32"/>
          <w:szCs w:val="32"/>
        </w:rPr>
        <w:t>存款</w:t>
      </w:r>
      <w:r>
        <w:rPr>
          <w:rFonts w:ascii="仿宋" w:eastAsia="仿宋" w:hAnsi="仿宋" w:hint="eastAsia"/>
          <w:sz w:val="32"/>
          <w:szCs w:val="32"/>
        </w:rPr>
        <w:t>机构分布</w:t>
      </w:r>
      <w:r w:rsidR="00A53B7E">
        <w:rPr>
          <w:rFonts w:ascii="仿宋" w:eastAsia="仿宋" w:hAnsi="仿宋" w:hint="eastAsia"/>
          <w:sz w:val="32"/>
          <w:szCs w:val="32"/>
        </w:rPr>
        <w:t>、全级次单位资金归集额</w:t>
      </w:r>
      <w:r w:rsidR="00194640">
        <w:rPr>
          <w:rFonts w:ascii="仿宋" w:eastAsia="仿宋" w:hAnsi="仿宋" w:hint="eastAsia"/>
          <w:sz w:val="32"/>
          <w:szCs w:val="32"/>
        </w:rPr>
        <w:t>和银行存款余额</w:t>
      </w:r>
      <w:r w:rsidR="00A53B7E">
        <w:rPr>
          <w:rFonts w:ascii="仿宋" w:eastAsia="仿宋" w:hAnsi="仿宋" w:hint="eastAsia"/>
          <w:sz w:val="32"/>
          <w:szCs w:val="32"/>
        </w:rPr>
        <w:t>；</w:t>
      </w:r>
    </w:p>
    <w:p w14:paraId="25C0965E" w14:textId="3B135D38" w:rsidR="00194640" w:rsidRDefault="00194640" w:rsidP="00194640">
      <w:pPr>
        <w:ind w:firstLineChars="200" w:firstLine="640"/>
        <w:rPr>
          <w:rFonts w:ascii="仿宋" w:eastAsia="仿宋" w:hAnsi="仿宋"/>
          <w:sz w:val="32"/>
          <w:szCs w:val="32"/>
        </w:rPr>
      </w:pPr>
      <w:r w:rsidRPr="000933FC">
        <w:rPr>
          <w:rFonts w:ascii="仿宋" w:eastAsia="仿宋" w:hAnsi="仿宋" w:hint="eastAsia"/>
          <w:sz w:val="32"/>
          <w:szCs w:val="32"/>
          <w:highlight w:val="cyan"/>
        </w:rPr>
        <w:t>（进入三合一系统</w:t>
      </w:r>
      <w:r w:rsidRPr="000933FC">
        <w:rPr>
          <w:rFonts w:ascii="Arial" w:eastAsia="仿宋" w:hAnsi="Arial" w:cs="Arial"/>
          <w:sz w:val="32"/>
          <w:szCs w:val="32"/>
          <w:highlight w:val="cyan"/>
        </w:rPr>
        <w:t>→</w:t>
      </w:r>
      <w:r w:rsidRPr="000933FC">
        <w:rPr>
          <w:rFonts w:ascii="Arial" w:eastAsia="仿宋" w:hAnsi="Arial" w:cs="Arial" w:hint="eastAsia"/>
          <w:sz w:val="32"/>
          <w:szCs w:val="32"/>
          <w:highlight w:val="cyan"/>
        </w:rPr>
        <w:t>资金集中</w:t>
      </w:r>
      <w:r w:rsidRPr="000933FC">
        <w:rPr>
          <w:rFonts w:ascii="Arial" w:eastAsia="仿宋" w:hAnsi="Arial" w:cs="Arial"/>
          <w:sz w:val="32"/>
          <w:szCs w:val="32"/>
          <w:highlight w:val="cyan"/>
        </w:rPr>
        <w:t>→</w:t>
      </w:r>
      <w:r>
        <w:rPr>
          <w:rFonts w:ascii="Arial" w:eastAsia="仿宋" w:hAnsi="Arial" w:cs="Arial" w:hint="eastAsia"/>
          <w:sz w:val="32"/>
          <w:szCs w:val="32"/>
          <w:highlight w:val="cyan"/>
        </w:rPr>
        <w:t>集中管理</w:t>
      </w:r>
      <w:r w:rsidRPr="000933FC">
        <w:rPr>
          <w:rFonts w:ascii="仿宋" w:eastAsia="仿宋" w:hAnsi="仿宋" w:hint="eastAsia"/>
          <w:sz w:val="32"/>
          <w:szCs w:val="32"/>
          <w:highlight w:val="cyan"/>
        </w:rPr>
        <w:t>）</w:t>
      </w:r>
    </w:p>
    <w:p w14:paraId="045E272F" w14:textId="38F179AD" w:rsidR="00A53B7E" w:rsidRPr="00194640" w:rsidRDefault="00194640" w:rsidP="00BC420F">
      <w:pPr>
        <w:ind w:firstLineChars="200" w:firstLine="640"/>
        <w:rPr>
          <w:rFonts w:ascii="仿宋" w:eastAsia="仿宋" w:hAnsi="仿宋"/>
          <w:sz w:val="32"/>
          <w:szCs w:val="32"/>
        </w:rPr>
      </w:pPr>
      <w:r>
        <w:rPr>
          <w:rFonts w:ascii="仿宋" w:eastAsia="仿宋" w:hAnsi="仿宋" w:hint="eastAsia"/>
          <w:sz w:val="32"/>
          <w:szCs w:val="32"/>
        </w:rPr>
        <w:t>同时通过对所属单位的资金归集额和集中率的</w:t>
      </w:r>
      <w:r w:rsidR="00243B7B">
        <w:rPr>
          <w:rFonts w:ascii="仿宋" w:eastAsia="仿宋" w:hAnsi="仿宋" w:hint="eastAsia"/>
          <w:sz w:val="32"/>
          <w:szCs w:val="32"/>
        </w:rPr>
        <w:t>散点图</w:t>
      </w:r>
      <w:r>
        <w:rPr>
          <w:rFonts w:ascii="仿宋" w:eastAsia="仿宋" w:hAnsi="仿宋" w:hint="eastAsia"/>
          <w:sz w:val="32"/>
          <w:szCs w:val="32"/>
        </w:rPr>
        <w:t>分布统计、资金集中率的排名，动态掌握所属单位资金集中情况。</w:t>
      </w:r>
    </w:p>
    <w:p w14:paraId="7E8B6C87" w14:textId="420BE408" w:rsidR="00B260C0" w:rsidRDefault="00887BD1">
      <w:pPr>
        <w:ind w:firstLineChars="200" w:firstLine="640"/>
        <w:rPr>
          <w:rFonts w:ascii="仿宋" w:eastAsia="仿宋" w:hAnsi="仿宋"/>
          <w:sz w:val="32"/>
          <w:szCs w:val="32"/>
        </w:rPr>
      </w:pPr>
      <w:r w:rsidRPr="00892EC2">
        <w:rPr>
          <w:rFonts w:ascii="仿宋" w:eastAsia="仿宋" w:hAnsi="仿宋" w:hint="eastAsia"/>
          <w:sz w:val="32"/>
          <w:szCs w:val="32"/>
          <w:highlight w:val="cyan"/>
        </w:rPr>
        <w:t>（</w:t>
      </w:r>
      <w:r w:rsidR="007E700A" w:rsidRPr="00892EC2">
        <w:rPr>
          <w:rFonts w:ascii="仿宋" w:eastAsia="仿宋" w:hAnsi="仿宋" w:hint="eastAsia"/>
          <w:sz w:val="32"/>
          <w:szCs w:val="32"/>
          <w:highlight w:val="cyan"/>
        </w:rPr>
        <w:t>停留在</w:t>
      </w:r>
      <w:r w:rsidRPr="00892EC2">
        <w:rPr>
          <w:rFonts w:ascii="仿宋" w:eastAsia="仿宋" w:hAnsi="仿宋" w:hint="eastAsia"/>
          <w:sz w:val="32"/>
          <w:szCs w:val="32"/>
          <w:highlight w:val="cyan"/>
        </w:rPr>
        <w:t>三合一系统</w:t>
      </w:r>
      <w:r w:rsidRPr="00892EC2">
        <w:rPr>
          <w:rFonts w:ascii="Arial" w:eastAsia="仿宋" w:hAnsi="Arial" w:cs="Arial" w:hint="eastAsia"/>
          <w:sz w:val="32"/>
          <w:szCs w:val="32"/>
          <w:highlight w:val="cyan"/>
        </w:rPr>
        <w:t>→风险监控预警→舞弊风险监控→</w:t>
      </w:r>
      <w:proofErr w:type="gramStart"/>
      <w:r w:rsidRPr="00892EC2">
        <w:rPr>
          <w:rFonts w:ascii="Arial" w:eastAsia="仿宋" w:hAnsi="Arial" w:cs="Arial" w:hint="eastAsia"/>
          <w:sz w:val="32"/>
          <w:szCs w:val="32"/>
          <w:highlight w:val="cyan"/>
        </w:rPr>
        <w:t>账户超管</w:t>
      </w:r>
      <w:proofErr w:type="gramEnd"/>
      <w:r w:rsidRPr="00892EC2">
        <w:rPr>
          <w:rFonts w:ascii="Arial" w:eastAsia="仿宋" w:hAnsi="Arial" w:cs="Arial" w:hint="eastAsia"/>
          <w:sz w:val="32"/>
          <w:szCs w:val="32"/>
          <w:highlight w:val="cyan"/>
        </w:rPr>
        <w:t>控菜单→点击详情</w:t>
      </w:r>
      <w:r w:rsidRPr="00892EC2">
        <w:rPr>
          <w:rFonts w:ascii="仿宋" w:eastAsia="仿宋" w:hAnsi="仿宋" w:hint="eastAsia"/>
          <w:sz w:val="32"/>
          <w:szCs w:val="32"/>
          <w:highlight w:val="cyan"/>
        </w:rPr>
        <w:t>）</w:t>
      </w:r>
    </w:p>
    <w:p w14:paraId="45CF76F2" w14:textId="51FF543C" w:rsidR="00B260C0" w:rsidRDefault="00887BD1">
      <w:pPr>
        <w:ind w:firstLineChars="200" w:firstLine="643"/>
        <w:rPr>
          <w:rFonts w:ascii="仿宋" w:eastAsia="仿宋" w:hAnsi="仿宋"/>
          <w:sz w:val="32"/>
          <w:szCs w:val="32"/>
          <w:highlight w:val="yellow"/>
        </w:rPr>
      </w:pPr>
      <w:r w:rsidRPr="00892EC2">
        <w:rPr>
          <w:rFonts w:ascii="仿宋" w:eastAsia="仿宋" w:hAnsi="仿宋" w:hint="eastAsia"/>
          <w:b/>
          <w:bCs/>
          <w:sz w:val="32"/>
          <w:szCs w:val="32"/>
        </w:rPr>
        <w:t>二是</w:t>
      </w:r>
      <w:r>
        <w:rPr>
          <w:rFonts w:ascii="仿宋" w:eastAsia="仿宋" w:hAnsi="仿宋" w:hint="eastAsia"/>
          <w:sz w:val="32"/>
          <w:szCs w:val="32"/>
        </w:rPr>
        <w:t>对非</w:t>
      </w:r>
      <w:proofErr w:type="gramStart"/>
      <w:r>
        <w:rPr>
          <w:rFonts w:ascii="仿宋" w:eastAsia="仿宋" w:hAnsi="仿宋" w:hint="eastAsia"/>
          <w:sz w:val="32"/>
          <w:szCs w:val="32"/>
        </w:rPr>
        <w:t>银企直联</w:t>
      </w:r>
      <w:proofErr w:type="gramEnd"/>
      <w:r>
        <w:rPr>
          <w:rFonts w:ascii="仿宋" w:eastAsia="仿宋" w:hAnsi="仿宋" w:hint="eastAsia"/>
          <w:sz w:val="32"/>
          <w:szCs w:val="32"/>
        </w:rPr>
        <w:t>账户</w:t>
      </w:r>
      <w:proofErr w:type="gramStart"/>
      <w:r>
        <w:rPr>
          <w:rFonts w:ascii="仿宋" w:eastAsia="仿宋" w:hAnsi="仿宋" w:hint="eastAsia"/>
          <w:sz w:val="32"/>
          <w:szCs w:val="32"/>
        </w:rPr>
        <w:t>实现余额</w:t>
      </w:r>
      <w:proofErr w:type="gramEnd"/>
      <w:r>
        <w:rPr>
          <w:rFonts w:ascii="仿宋" w:eastAsia="仿宋" w:hAnsi="仿宋" w:hint="eastAsia"/>
          <w:sz w:val="32"/>
          <w:szCs w:val="32"/>
        </w:rPr>
        <w:t>限额管理。</w:t>
      </w:r>
      <w:r w:rsidR="00D26F58">
        <w:rPr>
          <w:rFonts w:ascii="仿宋" w:eastAsia="仿宋" w:hAnsi="仿宋" w:hint="eastAsia"/>
          <w:sz w:val="32"/>
          <w:szCs w:val="32"/>
        </w:rPr>
        <w:t>首先在制度管理层面，</w:t>
      </w:r>
      <w:r>
        <w:rPr>
          <w:rFonts w:ascii="仿宋" w:eastAsia="仿宋" w:hAnsi="仿宋" w:hint="eastAsia"/>
          <w:sz w:val="32"/>
          <w:szCs w:val="32"/>
        </w:rPr>
        <w:t>各有关单位应按照资金集中管理规定，每日将非直连账户资金人工归集至本单位的财务公司账户；</w:t>
      </w:r>
      <w:r w:rsidR="00D26F58">
        <w:rPr>
          <w:rFonts w:ascii="仿宋" w:eastAsia="仿宋" w:hAnsi="仿宋" w:hint="eastAsia"/>
          <w:sz w:val="32"/>
          <w:szCs w:val="32"/>
        </w:rPr>
        <w:t>在系统监控层面，</w:t>
      </w:r>
      <w:r w:rsidRPr="00AB2867">
        <w:rPr>
          <w:rFonts w:ascii="仿宋" w:eastAsia="仿宋" w:hAnsi="仿宋" w:hint="eastAsia"/>
          <w:sz w:val="32"/>
          <w:szCs w:val="32"/>
        </w:rPr>
        <w:t>通过在</w:t>
      </w:r>
      <w:r w:rsidR="00D26F58">
        <w:rPr>
          <w:rFonts w:ascii="仿宋" w:eastAsia="仿宋" w:hAnsi="仿宋" w:hint="eastAsia"/>
          <w:sz w:val="32"/>
          <w:szCs w:val="32"/>
        </w:rPr>
        <w:t>银行账户管理系统</w:t>
      </w:r>
      <w:r w:rsidRPr="00AB2867">
        <w:rPr>
          <w:rFonts w:ascii="仿宋" w:eastAsia="仿宋" w:hAnsi="仿宋" w:hint="eastAsia"/>
          <w:sz w:val="32"/>
          <w:szCs w:val="32"/>
        </w:rPr>
        <w:t>中设定账户限额，借助司库系统实时监控限额管理执行情况。</w:t>
      </w:r>
    </w:p>
    <w:p w14:paraId="4312FE27" w14:textId="0D46D0FB" w:rsidR="00B260C0" w:rsidRDefault="00CA7DDA">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三、</w:t>
      </w:r>
      <w:r w:rsidR="00887BD1">
        <w:rPr>
          <w:rFonts w:ascii="黑体" w:eastAsia="黑体" w:hAnsi="黑体"/>
          <w:sz w:val="32"/>
          <w:szCs w:val="32"/>
        </w:rPr>
        <w:t>资金结算管理模块</w:t>
      </w:r>
    </w:p>
    <w:p w14:paraId="4AACE8A5" w14:textId="1FF840CD" w:rsidR="00B260C0" w:rsidRDefault="00887BD1">
      <w:pPr>
        <w:ind w:firstLineChars="200" w:firstLine="640"/>
        <w:rPr>
          <w:rFonts w:ascii="仿宋" w:eastAsia="仿宋" w:hAnsi="仿宋"/>
          <w:sz w:val="32"/>
          <w:szCs w:val="32"/>
        </w:rPr>
      </w:pPr>
      <w:r w:rsidRPr="00892EC2">
        <w:rPr>
          <w:rFonts w:ascii="仿宋" w:eastAsia="仿宋" w:hAnsi="仿宋" w:hint="eastAsia"/>
          <w:sz w:val="32"/>
          <w:szCs w:val="32"/>
          <w:highlight w:val="cyan"/>
        </w:rPr>
        <w:t>（进入资金结算管理系统，注意提前插</w:t>
      </w:r>
      <w:proofErr w:type="spellStart"/>
      <w:r w:rsidRPr="00892EC2">
        <w:rPr>
          <w:rFonts w:ascii="仿宋" w:eastAsia="仿宋" w:hAnsi="仿宋"/>
          <w:sz w:val="32"/>
          <w:szCs w:val="32"/>
          <w:highlight w:val="cyan"/>
        </w:rPr>
        <w:t>Ukey</w:t>
      </w:r>
      <w:proofErr w:type="spellEnd"/>
      <w:r w:rsidR="00945887" w:rsidRPr="00892EC2">
        <w:rPr>
          <w:rFonts w:ascii="仿宋" w:eastAsia="仿宋" w:hAnsi="仿宋" w:hint="eastAsia"/>
          <w:sz w:val="32"/>
          <w:szCs w:val="32"/>
          <w:highlight w:val="cyan"/>
        </w:rPr>
        <w:t>，右上角切换至财务</w:t>
      </w:r>
      <w:r w:rsidR="00945887" w:rsidRPr="00892EC2">
        <w:rPr>
          <w:rFonts w:ascii="仿宋" w:eastAsia="仿宋" w:hAnsi="仿宋" w:hint="eastAsia"/>
          <w:sz w:val="32"/>
          <w:szCs w:val="32"/>
          <w:highlight w:val="cyan"/>
        </w:rPr>
        <w:lastRenderedPageBreak/>
        <w:t>公司人员账号</w:t>
      </w:r>
      <w:r w:rsidRPr="00892EC2">
        <w:rPr>
          <w:rFonts w:ascii="仿宋" w:eastAsia="仿宋" w:hAnsi="仿宋" w:hint="eastAsia"/>
          <w:sz w:val="32"/>
          <w:szCs w:val="32"/>
          <w:highlight w:val="cyan"/>
        </w:rPr>
        <w:t>）</w:t>
      </w:r>
    </w:p>
    <w:p w14:paraId="355496A9" w14:textId="6CE9EEC0" w:rsidR="00945887" w:rsidRDefault="00945887" w:rsidP="00945887">
      <w:pPr>
        <w:ind w:firstLineChars="200" w:firstLine="640"/>
        <w:rPr>
          <w:rFonts w:ascii="仿宋" w:eastAsia="仿宋" w:hAnsi="仿宋"/>
          <w:sz w:val="32"/>
          <w:szCs w:val="32"/>
        </w:rPr>
      </w:pPr>
      <w:r>
        <w:rPr>
          <w:rFonts w:ascii="仿宋" w:eastAsia="仿宋" w:hAnsi="仿宋" w:hint="eastAsia"/>
          <w:sz w:val="32"/>
          <w:szCs w:val="32"/>
        </w:rPr>
        <w:t>依托财务公司建设司库资金结算管理模块，打造统一对外结算平台，将</w:t>
      </w:r>
      <w:r w:rsidR="00887BD1">
        <w:rPr>
          <w:rFonts w:ascii="仿宋" w:eastAsia="仿宋" w:hAnsi="仿宋" w:hint="eastAsia"/>
          <w:sz w:val="32"/>
          <w:szCs w:val="32"/>
        </w:rPr>
        <w:t>全级次境内单位资金结算</w:t>
      </w:r>
      <w:r w:rsidRPr="00945887">
        <w:rPr>
          <w:rFonts w:ascii="仿宋" w:eastAsia="仿宋" w:hAnsi="仿宋" w:hint="eastAsia"/>
          <w:sz w:val="32"/>
          <w:szCs w:val="32"/>
        </w:rPr>
        <w:t>业务操作全流程</w:t>
      </w:r>
      <w:r>
        <w:rPr>
          <w:rFonts w:ascii="仿宋" w:eastAsia="仿宋" w:hAnsi="仿宋" w:hint="eastAsia"/>
          <w:sz w:val="32"/>
          <w:szCs w:val="32"/>
        </w:rPr>
        <w:t>纳入</w:t>
      </w:r>
      <w:r w:rsidRPr="00945887">
        <w:rPr>
          <w:rFonts w:ascii="仿宋" w:eastAsia="仿宋" w:hAnsi="仿宋" w:hint="eastAsia"/>
          <w:sz w:val="32"/>
          <w:szCs w:val="32"/>
        </w:rPr>
        <w:t>司库系统线上</w:t>
      </w:r>
      <w:r>
        <w:rPr>
          <w:rFonts w:ascii="仿宋" w:eastAsia="仿宋" w:hAnsi="仿宋" w:hint="eastAsia"/>
          <w:sz w:val="32"/>
          <w:szCs w:val="32"/>
        </w:rPr>
        <w:t>统一</w:t>
      </w:r>
      <w:r w:rsidRPr="00945887">
        <w:rPr>
          <w:rFonts w:ascii="仿宋" w:eastAsia="仿宋" w:hAnsi="仿宋" w:hint="eastAsia"/>
          <w:sz w:val="32"/>
          <w:szCs w:val="32"/>
        </w:rPr>
        <w:t>管理。</w:t>
      </w:r>
    </w:p>
    <w:p w14:paraId="6CB68DCF" w14:textId="77777777" w:rsidR="007245BA" w:rsidRDefault="00F60EA5">
      <w:pPr>
        <w:ind w:firstLineChars="200" w:firstLine="640"/>
        <w:rPr>
          <w:rFonts w:ascii="仿宋" w:eastAsia="仿宋" w:hAnsi="仿宋"/>
          <w:sz w:val="32"/>
          <w:szCs w:val="32"/>
        </w:rPr>
      </w:pPr>
      <w:r w:rsidRPr="00892EC2">
        <w:rPr>
          <w:rFonts w:ascii="仿宋" w:eastAsia="仿宋" w:hAnsi="仿宋" w:hint="eastAsia"/>
          <w:sz w:val="32"/>
          <w:szCs w:val="32"/>
          <w:highlight w:val="cyan"/>
        </w:rPr>
        <w:t>（点击“资金结算”</w:t>
      </w:r>
      <w:r w:rsidRPr="00892EC2">
        <w:rPr>
          <w:rFonts w:ascii="Arial" w:eastAsia="仿宋" w:hAnsi="Arial" w:cs="Arial" w:hint="eastAsia"/>
          <w:sz w:val="32"/>
          <w:szCs w:val="32"/>
          <w:highlight w:val="cyan"/>
        </w:rPr>
        <w:t>→付款业务→付款申请）</w:t>
      </w:r>
      <w:r w:rsidR="00945887">
        <w:rPr>
          <w:rFonts w:ascii="仿宋" w:eastAsia="仿宋" w:hAnsi="仿宋" w:hint="eastAsia"/>
          <w:sz w:val="32"/>
          <w:szCs w:val="32"/>
        </w:rPr>
        <w:t>系统支持由前端业务部门发起付款申请（支持手工录入、Excell导入或系统对接），经</w:t>
      </w:r>
      <w:r>
        <w:rPr>
          <w:rFonts w:ascii="仿宋" w:eastAsia="仿宋" w:hAnsi="仿宋" w:hint="eastAsia"/>
          <w:sz w:val="32"/>
          <w:szCs w:val="32"/>
        </w:rPr>
        <w:t>内部审批后进入待付池（</w:t>
      </w:r>
      <w:proofErr w:type="gramStart"/>
      <w:r>
        <w:rPr>
          <w:rFonts w:ascii="仿宋" w:eastAsia="仿宋" w:hAnsi="仿宋" w:hint="eastAsia"/>
          <w:sz w:val="32"/>
          <w:szCs w:val="32"/>
        </w:rPr>
        <w:t>待支付</w:t>
      </w:r>
      <w:proofErr w:type="gramEnd"/>
      <w:r>
        <w:rPr>
          <w:rFonts w:ascii="仿宋" w:eastAsia="仿宋" w:hAnsi="仿宋" w:hint="eastAsia"/>
          <w:sz w:val="32"/>
          <w:szCs w:val="32"/>
        </w:rPr>
        <w:t>信息完善）；</w:t>
      </w:r>
    </w:p>
    <w:p w14:paraId="60DCBDE6" w14:textId="2403B6E6" w:rsidR="007245BA" w:rsidRDefault="00513782">
      <w:pPr>
        <w:ind w:firstLineChars="200" w:firstLine="640"/>
        <w:rPr>
          <w:rFonts w:ascii="仿宋" w:eastAsia="仿宋" w:hAnsi="仿宋"/>
          <w:sz w:val="32"/>
          <w:szCs w:val="32"/>
        </w:rPr>
      </w:pPr>
      <w:r w:rsidRPr="00E75EAD">
        <w:rPr>
          <w:rFonts w:ascii="仿宋" w:eastAsia="仿宋" w:hAnsi="仿宋" w:hint="eastAsia"/>
          <w:sz w:val="32"/>
          <w:szCs w:val="32"/>
          <w:highlight w:val="cyan"/>
        </w:rPr>
        <w:t>（点击“资金结算”</w:t>
      </w:r>
      <w:r w:rsidRPr="00E75EAD">
        <w:rPr>
          <w:rFonts w:ascii="Arial" w:eastAsia="仿宋" w:hAnsi="Arial" w:cs="Arial"/>
          <w:sz w:val="32"/>
          <w:szCs w:val="32"/>
          <w:highlight w:val="cyan"/>
        </w:rPr>
        <w:t>→</w:t>
      </w:r>
      <w:r w:rsidRPr="00E75EAD">
        <w:rPr>
          <w:rFonts w:ascii="Arial" w:eastAsia="仿宋" w:hAnsi="Arial" w:cs="Arial" w:hint="eastAsia"/>
          <w:sz w:val="32"/>
          <w:szCs w:val="32"/>
          <w:highlight w:val="cyan"/>
        </w:rPr>
        <w:t>付款业务</w:t>
      </w:r>
      <w:r w:rsidRPr="00E75EAD">
        <w:rPr>
          <w:rFonts w:ascii="Arial" w:eastAsia="仿宋" w:hAnsi="Arial" w:cs="Arial"/>
          <w:sz w:val="32"/>
          <w:szCs w:val="32"/>
          <w:highlight w:val="cyan"/>
        </w:rPr>
        <w:t>→</w:t>
      </w:r>
      <w:proofErr w:type="gramStart"/>
      <w:r w:rsidR="007245BA">
        <w:rPr>
          <w:rFonts w:ascii="Arial" w:eastAsia="仿宋" w:hAnsi="Arial" w:cs="Arial" w:hint="eastAsia"/>
          <w:sz w:val="32"/>
          <w:szCs w:val="32"/>
          <w:highlight w:val="cyan"/>
        </w:rPr>
        <w:t>待支付</w:t>
      </w:r>
      <w:proofErr w:type="gramEnd"/>
      <w:r w:rsidR="007245BA">
        <w:rPr>
          <w:rFonts w:ascii="Arial" w:eastAsia="仿宋" w:hAnsi="Arial" w:cs="Arial" w:hint="eastAsia"/>
          <w:sz w:val="32"/>
          <w:szCs w:val="32"/>
          <w:highlight w:val="cyan"/>
        </w:rPr>
        <w:t>信息完善</w:t>
      </w:r>
      <w:r w:rsidRPr="00E75EAD">
        <w:rPr>
          <w:rFonts w:ascii="Arial" w:eastAsia="仿宋" w:hAnsi="Arial" w:cs="Arial" w:hint="eastAsia"/>
          <w:sz w:val="32"/>
          <w:szCs w:val="32"/>
          <w:highlight w:val="cyan"/>
        </w:rPr>
        <w:t>）</w:t>
      </w:r>
      <w:r w:rsidR="00F60EA5">
        <w:rPr>
          <w:rFonts w:ascii="仿宋" w:eastAsia="仿宋" w:hAnsi="仿宋" w:hint="eastAsia"/>
          <w:sz w:val="32"/>
          <w:szCs w:val="32"/>
        </w:rPr>
        <w:t>在</w:t>
      </w:r>
      <w:proofErr w:type="gramStart"/>
      <w:r w:rsidR="00F60EA5">
        <w:rPr>
          <w:rFonts w:ascii="仿宋" w:eastAsia="仿宋" w:hAnsi="仿宋" w:hint="eastAsia"/>
          <w:sz w:val="32"/>
          <w:szCs w:val="32"/>
        </w:rPr>
        <w:t>待支付</w:t>
      </w:r>
      <w:proofErr w:type="gramEnd"/>
      <w:r w:rsidR="00F60EA5">
        <w:rPr>
          <w:rFonts w:ascii="仿宋" w:eastAsia="仿宋" w:hAnsi="仿宋" w:hint="eastAsia"/>
          <w:sz w:val="32"/>
          <w:szCs w:val="32"/>
        </w:rPr>
        <w:t>信息完善，</w:t>
      </w:r>
      <w:r w:rsidR="007245BA">
        <w:rPr>
          <w:rFonts w:ascii="仿宋" w:eastAsia="仿宋" w:hAnsi="仿宋" w:hint="eastAsia"/>
          <w:sz w:val="32"/>
          <w:szCs w:val="32"/>
        </w:rPr>
        <w:t>需要</w:t>
      </w:r>
      <w:r>
        <w:rPr>
          <w:rFonts w:ascii="仿宋" w:eastAsia="仿宋" w:hAnsi="仿宋" w:hint="eastAsia"/>
          <w:sz w:val="32"/>
          <w:szCs w:val="32"/>
        </w:rPr>
        <w:t>匹配预算科目（用于预算控制）、结算方式</w:t>
      </w:r>
      <w:r w:rsidR="007245BA">
        <w:rPr>
          <w:rFonts w:ascii="仿宋" w:eastAsia="仿宋" w:hAnsi="仿宋" w:hint="eastAsia"/>
          <w:sz w:val="32"/>
          <w:szCs w:val="32"/>
        </w:rPr>
        <w:t>（电汇、票据、航信、线下等）</w:t>
      </w:r>
      <w:r>
        <w:rPr>
          <w:rFonts w:ascii="仿宋" w:eastAsia="仿宋" w:hAnsi="仿宋" w:hint="eastAsia"/>
          <w:sz w:val="32"/>
          <w:szCs w:val="32"/>
        </w:rPr>
        <w:t>和结算渠道</w:t>
      </w:r>
      <w:r w:rsidR="007245BA">
        <w:rPr>
          <w:rFonts w:ascii="仿宋" w:eastAsia="仿宋" w:hAnsi="仿宋" w:hint="eastAsia"/>
          <w:sz w:val="32"/>
          <w:szCs w:val="32"/>
        </w:rPr>
        <w:t>（财务公司、超级网银、其他方式），之后进入资金支付环节</w:t>
      </w:r>
      <w:r>
        <w:rPr>
          <w:rFonts w:ascii="仿宋" w:eastAsia="仿宋" w:hAnsi="仿宋" w:hint="eastAsia"/>
          <w:sz w:val="32"/>
          <w:szCs w:val="32"/>
        </w:rPr>
        <w:t>；</w:t>
      </w:r>
    </w:p>
    <w:p w14:paraId="3281D651" w14:textId="295C3C80" w:rsidR="007245BA" w:rsidRDefault="007245BA">
      <w:pPr>
        <w:ind w:firstLineChars="200" w:firstLine="640"/>
        <w:rPr>
          <w:rFonts w:ascii="仿宋" w:eastAsia="仿宋" w:hAnsi="仿宋"/>
          <w:sz w:val="32"/>
          <w:szCs w:val="32"/>
        </w:rPr>
      </w:pPr>
      <w:r w:rsidRPr="00E75EAD">
        <w:rPr>
          <w:rFonts w:ascii="仿宋" w:eastAsia="仿宋" w:hAnsi="仿宋" w:hint="eastAsia"/>
          <w:sz w:val="32"/>
          <w:szCs w:val="32"/>
          <w:highlight w:val="cyan"/>
        </w:rPr>
        <w:t>（点击“资金结算”</w:t>
      </w:r>
      <w:r w:rsidRPr="00E75EAD">
        <w:rPr>
          <w:rFonts w:ascii="Arial" w:eastAsia="仿宋" w:hAnsi="Arial" w:cs="Arial"/>
          <w:sz w:val="32"/>
          <w:szCs w:val="32"/>
          <w:highlight w:val="cyan"/>
        </w:rPr>
        <w:t>→</w:t>
      </w:r>
      <w:r w:rsidRPr="00E75EAD">
        <w:rPr>
          <w:rFonts w:ascii="Arial" w:eastAsia="仿宋" w:hAnsi="Arial" w:cs="Arial" w:hint="eastAsia"/>
          <w:sz w:val="32"/>
          <w:szCs w:val="32"/>
          <w:highlight w:val="cyan"/>
        </w:rPr>
        <w:t>付款业务</w:t>
      </w:r>
      <w:r w:rsidRPr="00E75EAD">
        <w:rPr>
          <w:rFonts w:ascii="Arial" w:eastAsia="仿宋" w:hAnsi="Arial" w:cs="Arial"/>
          <w:sz w:val="32"/>
          <w:szCs w:val="32"/>
          <w:highlight w:val="cyan"/>
        </w:rPr>
        <w:t>→</w:t>
      </w:r>
      <w:r>
        <w:rPr>
          <w:rFonts w:ascii="Arial" w:eastAsia="仿宋" w:hAnsi="Arial" w:cs="Arial" w:hint="eastAsia"/>
          <w:sz w:val="32"/>
          <w:szCs w:val="32"/>
          <w:highlight w:val="cyan"/>
        </w:rPr>
        <w:t>资金支付</w:t>
      </w:r>
      <w:r w:rsidRPr="00E75EAD">
        <w:rPr>
          <w:rFonts w:ascii="Arial" w:eastAsia="仿宋" w:hAnsi="Arial" w:cs="Arial" w:hint="eastAsia"/>
          <w:sz w:val="32"/>
          <w:szCs w:val="32"/>
          <w:highlight w:val="cyan"/>
        </w:rPr>
        <w:t>）</w:t>
      </w:r>
      <w:r>
        <w:rPr>
          <w:rFonts w:ascii="仿宋" w:eastAsia="仿宋" w:hAnsi="仿宋" w:hint="eastAsia"/>
          <w:sz w:val="32"/>
          <w:szCs w:val="32"/>
        </w:rPr>
        <w:t>在资金支付中，需要出纳插入</w:t>
      </w:r>
      <w:proofErr w:type="spellStart"/>
      <w:r>
        <w:rPr>
          <w:rFonts w:ascii="仿宋" w:eastAsia="仿宋" w:hAnsi="仿宋" w:hint="eastAsia"/>
          <w:sz w:val="32"/>
          <w:szCs w:val="32"/>
        </w:rPr>
        <w:t>Ukey</w:t>
      </w:r>
      <w:proofErr w:type="spellEnd"/>
      <w:r>
        <w:rPr>
          <w:rFonts w:ascii="仿宋" w:eastAsia="仿宋" w:hAnsi="仿宋" w:hint="eastAsia"/>
          <w:sz w:val="32"/>
          <w:szCs w:val="32"/>
        </w:rPr>
        <w:t>，</w:t>
      </w:r>
      <w:r>
        <w:rPr>
          <w:rFonts w:ascii="仿宋" w:eastAsia="仿宋" w:hAnsi="仿宋"/>
          <w:sz w:val="32"/>
          <w:szCs w:val="32"/>
        </w:rPr>
        <w:t xml:space="preserve"> </w:t>
      </w:r>
      <w:r w:rsidR="00164033">
        <w:rPr>
          <w:rFonts w:ascii="仿宋" w:eastAsia="仿宋" w:hAnsi="仿宋" w:hint="eastAsia"/>
          <w:sz w:val="32"/>
          <w:szCs w:val="32"/>
        </w:rPr>
        <w:t>对待支付信息进行线上的支付处理，或线下支付结果的确认。同时支持对供应</w:t>
      </w:r>
      <w:proofErr w:type="gramStart"/>
      <w:r w:rsidR="00164033">
        <w:rPr>
          <w:rFonts w:ascii="仿宋" w:eastAsia="仿宋" w:hAnsi="仿宋" w:hint="eastAsia"/>
          <w:sz w:val="32"/>
          <w:szCs w:val="32"/>
        </w:rPr>
        <w:t>链服务</w:t>
      </w:r>
      <w:proofErr w:type="gramEnd"/>
      <w:r w:rsidR="00164033">
        <w:rPr>
          <w:rFonts w:ascii="仿宋" w:eastAsia="仿宋" w:hAnsi="仿宋" w:hint="eastAsia"/>
          <w:sz w:val="32"/>
          <w:szCs w:val="32"/>
        </w:rPr>
        <w:t>平台的跳转登录。</w:t>
      </w:r>
    </w:p>
    <w:p w14:paraId="6327530D" w14:textId="7392D0BE" w:rsidR="00164033" w:rsidRDefault="00164033">
      <w:pPr>
        <w:ind w:firstLineChars="200" w:firstLine="640"/>
        <w:rPr>
          <w:rFonts w:ascii="仿宋" w:eastAsia="仿宋" w:hAnsi="仿宋"/>
          <w:sz w:val="32"/>
          <w:szCs w:val="32"/>
        </w:rPr>
      </w:pPr>
      <w:r w:rsidRPr="00E75EAD">
        <w:rPr>
          <w:rFonts w:ascii="仿宋" w:eastAsia="仿宋" w:hAnsi="仿宋" w:hint="eastAsia"/>
          <w:sz w:val="32"/>
          <w:szCs w:val="32"/>
          <w:highlight w:val="cyan"/>
        </w:rPr>
        <w:t>（点击“资金结算”</w:t>
      </w:r>
      <w:r w:rsidRPr="00E75EAD">
        <w:rPr>
          <w:rFonts w:ascii="Arial" w:eastAsia="仿宋" w:hAnsi="Arial" w:cs="Arial"/>
          <w:sz w:val="32"/>
          <w:szCs w:val="32"/>
          <w:highlight w:val="cyan"/>
        </w:rPr>
        <w:t>→</w:t>
      </w:r>
      <w:r w:rsidRPr="00E75EAD">
        <w:rPr>
          <w:rFonts w:ascii="Arial" w:eastAsia="仿宋" w:hAnsi="Arial" w:cs="Arial" w:hint="eastAsia"/>
          <w:sz w:val="32"/>
          <w:szCs w:val="32"/>
          <w:highlight w:val="cyan"/>
        </w:rPr>
        <w:t>付款业务</w:t>
      </w:r>
      <w:r w:rsidRPr="00E75EAD">
        <w:rPr>
          <w:rFonts w:ascii="Arial" w:eastAsia="仿宋" w:hAnsi="Arial" w:cs="Arial"/>
          <w:sz w:val="32"/>
          <w:szCs w:val="32"/>
          <w:highlight w:val="cyan"/>
        </w:rPr>
        <w:t>→</w:t>
      </w:r>
      <w:r>
        <w:rPr>
          <w:rFonts w:ascii="Arial" w:eastAsia="仿宋" w:hAnsi="Arial" w:cs="Arial" w:hint="eastAsia"/>
          <w:sz w:val="32"/>
          <w:szCs w:val="32"/>
          <w:highlight w:val="cyan"/>
        </w:rPr>
        <w:t>本单位内部划转</w:t>
      </w:r>
      <w:r w:rsidRPr="00E75EAD">
        <w:rPr>
          <w:rFonts w:ascii="Arial" w:eastAsia="仿宋" w:hAnsi="Arial" w:cs="Arial" w:hint="eastAsia"/>
          <w:sz w:val="32"/>
          <w:szCs w:val="32"/>
          <w:highlight w:val="cyan"/>
        </w:rPr>
        <w:t>）</w:t>
      </w:r>
      <w:r w:rsidRPr="00892EC2">
        <w:rPr>
          <w:rFonts w:ascii="仿宋" w:eastAsia="仿宋" w:hAnsi="仿宋" w:hint="eastAsia"/>
          <w:sz w:val="32"/>
          <w:szCs w:val="32"/>
        </w:rPr>
        <w:t>用于单位</w:t>
      </w:r>
      <w:r>
        <w:rPr>
          <w:rFonts w:ascii="仿宋" w:eastAsia="仿宋" w:hAnsi="仿宋" w:hint="eastAsia"/>
          <w:sz w:val="32"/>
          <w:szCs w:val="32"/>
        </w:rPr>
        <w:t>内部资金调拨，该功能不占用资金预算。</w:t>
      </w:r>
    </w:p>
    <w:p w14:paraId="124726B7" w14:textId="396A02AF" w:rsidR="00164033" w:rsidRDefault="00164033" w:rsidP="00164033">
      <w:pPr>
        <w:ind w:firstLineChars="200" w:firstLine="640"/>
        <w:rPr>
          <w:rFonts w:ascii="仿宋" w:eastAsia="仿宋" w:hAnsi="仿宋"/>
          <w:sz w:val="32"/>
          <w:szCs w:val="32"/>
        </w:rPr>
      </w:pPr>
      <w:r w:rsidRPr="00E75EAD">
        <w:rPr>
          <w:rFonts w:ascii="仿宋" w:eastAsia="仿宋" w:hAnsi="仿宋" w:hint="eastAsia"/>
          <w:sz w:val="32"/>
          <w:szCs w:val="32"/>
          <w:highlight w:val="cyan"/>
        </w:rPr>
        <w:t>（点击“资金结算”</w:t>
      </w:r>
      <w:r w:rsidRPr="00E75EAD">
        <w:rPr>
          <w:rFonts w:ascii="Arial" w:eastAsia="仿宋" w:hAnsi="Arial" w:cs="Arial"/>
          <w:sz w:val="32"/>
          <w:szCs w:val="32"/>
          <w:highlight w:val="cyan"/>
        </w:rPr>
        <w:t>→</w:t>
      </w:r>
      <w:r w:rsidRPr="00E75EAD">
        <w:rPr>
          <w:rFonts w:ascii="Arial" w:eastAsia="仿宋" w:hAnsi="Arial" w:cs="Arial" w:hint="eastAsia"/>
          <w:sz w:val="32"/>
          <w:szCs w:val="32"/>
          <w:highlight w:val="cyan"/>
        </w:rPr>
        <w:t>付款业务</w:t>
      </w:r>
      <w:r w:rsidRPr="00E75EAD">
        <w:rPr>
          <w:rFonts w:ascii="Arial" w:eastAsia="仿宋" w:hAnsi="Arial" w:cs="Arial"/>
          <w:sz w:val="32"/>
          <w:szCs w:val="32"/>
          <w:highlight w:val="cyan"/>
        </w:rPr>
        <w:t>→</w:t>
      </w:r>
      <w:r>
        <w:rPr>
          <w:rFonts w:ascii="Arial" w:eastAsia="仿宋" w:hAnsi="Arial" w:cs="Arial" w:hint="eastAsia"/>
          <w:sz w:val="32"/>
          <w:szCs w:val="32"/>
          <w:highlight w:val="cyan"/>
        </w:rPr>
        <w:t>支付进度查询</w:t>
      </w:r>
      <w:r w:rsidRPr="00E75EAD">
        <w:rPr>
          <w:rFonts w:ascii="Arial" w:eastAsia="仿宋" w:hAnsi="Arial" w:cs="Arial" w:hint="eastAsia"/>
          <w:sz w:val="32"/>
          <w:szCs w:val="32"/>
          <w:highlight w:val="cyan"/>
        </w:rPr>
        <w:t>）</w:t>
      </w:r>
      <w:r w:rsidRPr="00A775B9">
        <w:rPr>
          <w:rFonts w:ascii="仿宋" w:eastAsia="仿宋" w:hAnsi="仿宋" w:hint="eastAsia"/>
          <w:sz w:val="32"/>
          <w:szCs w:val="32"/>
        </w:rPr>
        <w:t>用于</w:t>
      </w:r>
      <w:r>
        <w:rPr>
          <w:rFonts w:ascii="仿宋" w:eastAsia="仿宋" w:hAnsi="仿宋" w:hint="eastAsia"/>
          <w:sz w:val="32"/>
          <w:szCs w:val="32"/>
        </w:rPr>
        <w:t>对已提交资金支付的进度查询。</w:t>
      </w:r>
    </w:p>
    <w:p w14:paraId="1BBABDD6" w14:textId="2E958F68" w:rsidR="00164033" w:rsidRDefault="00164033" w:rsidP="00164033">
      <w:pPr>
        <w:ind w:firstLineChars="200" w:firstLine="640"/>
        <w:rPr>
          <w:rFonts w:ascii="仿宋" w:eastAsia="仿宋" w:hAnsi="仿宋"/>
          <w:sz w:val="32"/>
          <w:szCs w:val="32"/>
        </w:rPr>
      </w:pPr>
      <w:r w:rsidRPr="00E75EAD">
        <w:rPr>
          <w:rFonts w:ascii="仿宋" w:eastAsia="仿宋" w:hAnsi="仿宋" w:hint="eastAsia"/>
          <w:sz w:val="32"/>
          <w:szCs w:val="32"/>
          <w:highlight w:val="cyan"/>
        </w:rPr>
        <w:t>（点击“资金结算”</w:t>
      </w:r>
      <w:r w:rsidRPr="00E75EAD">
        <w:rPr>
          <w:rFonts w:ascii="Arial" w:eastAsia="仿宋" w:hAnsi="Arial" w:cs="Arial"/>
          <w:sz w:val="32"/>
          <w:szCs w:val="32"/>
          <w:highlight w:val="cyan"/>
        </w:rPr>
        <w:t>→</w:t>
      </w:r>
      <w:r>
        <w:rPr>
          <w:rFonts w:ascii="Arial" w:eastAsia="仿宋" w:hAnsi="Arial" w:cs="Arial" w:hint="eastAsia"/>
          <w:sz w:val="32"/>
          <w:szCs w:val="32"/>
          <w:highlight w:val="cyan"/>
        </w:rPr>
        <w:t>特殊</w:t>
      </w:r>
      <w:r w:rsidRPr="00E75EAD">
        <w:rPr>
          <w:rFonts w:ascii="Arial" w:eastAsia="仿宋" w:hAnsi="Arial" w:cs="Arial" w:hint="eastAsia"/>
          <w:sz w:val="32"/>
          <w:szCs w:val="32"/>
          <w:highlight w:val="cyan"/>
        </w:rPr>
        <w:t>业务）</w:t>
      </w:r>
      <w:r w:rsidRPr="00A775B9">
        <w:rPr>
          <w:rFonts w:ascii="仿宋" w:eastAsia="仿宋" w:hAnsi="仿宋" w:hint="eastAsia"/>
          <w:sz w:val="32"/>
          <w:szCs w:val="32"/>
        </w:rPr>
        <w:t>用于</w:t>
      </w:r>
      <w:r>
        <w:rPr>
          <w:rFonts w:ascii="仿宋" w:eastAsia="仿宋" w:hAnsi="仿宋" w:hint="eastAsia"/>
          <w:sz w:val="32"/>
          <w:szCs w:val="32"/>
        </w:rPr>
        <w:t>收款人退汇业务的处理，</w:t>
      </w:r>
      <w:proofErr w:type="gramStart"/>
      <w:r>
        <w:rPr>
          <w:rFonts w:ascii="仿宋" w:eastAsia="仿宋" w:hAnsi="仿宋" w:hint="eastAsia"/>
          <w:sz w:val="32"/>
          <w:szCs w:val="32"/>
        </w:rPr>
        <w:t>包括重付或</w:t>
      </w:r>
      <w:proofErr w:type="gramEnd"/>
      <w:r>
        <w:rPr>
          <w:rFonts w:ascii="仿宋" w:eastAsia="仿宋" w:hAnsi="仿宋" w:hint="eastAsia"/>
          <w:sz w:val="32"/>
          <w:szCs w:val="32"/>
        </w:rPr>
        <w:t>重新发起。</w:t>
      </w:r>
    </w:p>
    <w:p w14:paraId="34C10D76" w14:textId="3ED15D55" w:rsidR="00164033" w:rsidRDefault="00164033" w:rsidP="00164033">
      <w:pPr>
        <w:ind w:firstLineChars="200" w:firstLine="640"/>
        <w:rPr>
          <w:rFonts w:ascii="仿宋" w:eastAsia="仿宋" w:hAnsi="仿宋"/>
          <w:sz w:val="32"/>
          <w:szCs w:val="32"/>
        </w:rPr>
      </w:pPr>
      <w:r w:rsidRPr="00E75EAD">
        <w:rPr>
          <w:rFonts w:ascii="仿宋" w:eastAsia="仿宋" w:hAnsi="仿宋" w:hint="eastAsia"/>
          <w:sz w:val="32"/>
          <w:szCs w:val="32"/>
          <w:highlight w:val="cyan"/>
        </w:rPr>
        <w:t>（点击“</w:t>
      </w:r>
      <w:r>
        <w:rPr>
          <w:rFonts w:ascii="仿宋" w:eastAsia="仿宋" w:hAnsi="仿宋" w:hint="eastAsia"/>
          <w:sz w:val="32"/>
          <w:szCs w:val="32"/>
          <w:highlight w:val="cyan"/>
        </w:rPr>
        <w:t>查询分析</w:t>
      </w:r>
      <w:r w:rsidRPr="00E75EAD">
        <w:rPr>
          <w:rFonts w:ascii="仿宋" w:eastAsia="仿宋" w:hAnsi="仿宋" w:hint="eastAsia"/>
          <w:sz w:val="32"/>
          <w:szCs w:val="32"/>
          <w:highlight w:val="cyan"/>
        </w:rPr>
        <w:t>”</w:t>
      </w:r>
      <w:r w:rsidRPr="00E75EAD">
        <w:rPr>
          <w:rFonts w:ascii="Arial" w:eastAsia="仿宋" w:hAnsi="Arial" w:cs="Arial" w:hint="eastAsia"/>
          <w:sz w:val="32"/>
          <w:szCs w:val="32"/>
          <w:highlight w:val="cyan"/>
        </w:rPr>
        <w:t>）</w:t>
      </w:r>
      <w:r>
        <w:rPr>
          <w:rFonts w:ascii="仿宋" w:eastAsia="仿宋" w:hAnsi="仿宋" w:hint="eastAsia"/>
          <w:sz w:val="32"/>
          <w:szCs w:val="32"/>
        </w:rPr>
        <w:t>用于对内外部账户余额、交易明细、回单对账单的在线查询。</w:t>
      </w:r>
    </w:p>
    <w:p w14:paraId="796A2211" w14:textId="5AE64365" w:rsidR="0070739C" w:rsidRDefault="0070739C" w:rsidP="00164033">
      <w:pPr>
        <w:ind w:firstLineChars="200" w:firstLine="640"/>
        <w:rPr>
          <w:rFonts w:ascii="仿宋" w:eastAsia="仿宋" w:hAnsi="仿宋"/>
          <w:sz w:val="32"/>
          <w:szCs w:val="32"/>
        </w:rPr>
      </w:pPr>
      <w:r>
        <w:rPr>
          <w:rFonts w:ascii="仿宋" w:eastAsia="仿宋" w:hAnsi="仿宋" w:hint="eastAsia"/>
          <w:sz w:val="32"/>
          <w:szCs w:val="32"/>
        </w:rPr>
        <w:lastRenderedPageBreak/>
        <w:t>在支付风险监控方面，对付款摘要、金额、频次设定预警规则，实现对支付风险的预警防控。</w:t>
      </w:r>
    </w:p>
    <w:p w14:paraId="18025AE3" w14:textId="3BDD9CD3" w:rsidR="0070739C" w:rsidRDefault="0070739C" w:rsidP="00164033">
      <w:pPr>
        <w:ind w:firstLineChars="200" w:firstLine="640"/>
        <w:rPr>
          <w:rFonts w:ascii="仿宋" w:eastAsia="仿宋" w:hAnsi="仿宋"/>
          <w:sz w:val="32"/>
          <w:szCs w:val="32"/>
        </w:rPr>
      </w:pPr>
      <w:r w:rsidRPr="00E75EAD">
        <w:rPr>
          <w:rFonts w:ascii="仿宋" w:eastAsia="仿宋" w:hAnsi="仿宋" w:hint="eastAsia"/>
          <w:sz w:val="32"/>
          <w:szCs w:val="32"/>
          <w:highlight w:val="cyan"/>
        </w:rPr>
        <w:t>（点击“</w:t>
      </w:r>
      <w:r w:rsidR="00BE4693">
        <w:rPr>
          <w:rFonts w:ascii="仿宋" w:eastAsia="仿宋" w:hAnsi="仿宋" w:hint="eastAsia"/>
          <w:sz w:val="32"/>
          <w:szCs w:val="32"/>
          <w:highlight w:val="cyan"/>
        </w:rPr>
        <w:t>基础设置</w:t>
      </w:r>
      <w:r w:rsidRPr="00E75EAD">
        <w:rPr>
          <w:rFonts w:ascii="仿宋" w:eastAsia="仿宋" w:hAnsi="仿宋" w:hint="eastAsia"/>
          <w:sz w:val="32"/>
          <w:szCs w:val="32"/>
          <w:highlight w:val="cyan"/>
        </w:rPr>
        <w:t>”</w:t>
      </w:r>
      <w:r w:rsidR="00BE4693" w:rsidRPr="00E75EAD">
        <w:rPr>
          <w:rFonts w:ascii="Arial" w:eastAsia="仿宋" w:hAnsi="Arial" w:cs="Arial"/>
          <w:sz w:val="32"/>
          <w:szCs w:val="32"/>
          <w:highlight w:val="cyan"/>
        </w:rPr>
        <w:t>→</w:t>
      </w:r>
      <w:r w:rsidR="00BE4693">
        <w:rPr>
          <w:rFonts w:ascii="Arial" w:eastAsia="仿宋" w:hAnsi="Arial" w:cs="Arial" w:hint="eastAsia"/>
          <w:sz w:val="32"/>
          <w:szCs w:val="32"/>
          <w:highlight w:val="cyan"/>
        </w:rPr>
        <w:t>付款预警设置</w:t>
      </w:r>
      <w:r w:rsidRPr="00E75EAD">
        <w:rPr>
          <w:rFonts w:ascii="Arial" w:eastAsia="仿宋" w:hAnsi="Arial" w:cs="Arial" w:hint="eastAsia"/>
          <w:sz w:val="32"/>
          <w:szCs w:val="32"/>
          <w:highlight w:val="cyan"/>
        </w:rPr>
        <w:t>）</w:t>
      </w:r>
    </w:p>
    <w:p w14:paraId="7325638D" w14:textId="150BBFFB" w:rsidR="00B260C0" w:rsidRDefault="00CA7DDA">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四、</w:t>
      </w:r>
      <w:r w:rsidR="00887BD1">
        <w:rPr>
          <w:rFonts w:ascii="黑体" w:eastAsia="黑体" w:hAnsi="黑体" w:hint="eastAsia"/>
          <w:sz w:val="32"/>
          <w:szCs w:val="32"/>
        </w:rPr>
        <w:t>资金预算管理模块（</w:t>
      </w:r>
      <w:r w:rsidR="00887BD1">
        <w:rPr>
          <w:rFonts w:ascii="黑体" w:eastAsia="黑体" w:hAnsi="黑体" w:hint="eastAsia"/>
          <w:sz w:val="32"/>
          <w:szCs w:val="32"/>
          <w:highlight w:val="yellow"/>
        </w:rPr>
        <w:t>改预算执行率</w:t>
      </w:r>
      <w:r w:rsidR="00887BD1">
        <w:rPr>
          <w:rFonts w:ascii="黑体" w:eastAsia="黑体" w:hAnsi="黑体" w:hint="eastAsia"/>
          <w:sz w:val="32"/>
          <w:szCs w:val="32"/>
        </w:rPr>
        <w:t>）</w:t>
      </w:r>
    </w:p>
    <w:p w14:paraId="6A2FD5F8" w14:textId="4CF0282F" w:rsidR="00B260C0" w:rsidRDefault="00887BD1" w:rsidP="00EC713D">
      <w:pPr>
        <w:ind w:firstLineChars="200" w:firstLine="640"/>
        <w:rPr>
          <w:rFonts w:ascii="仿宋" w:eastAsia="仿宋" w:hAnsi="仿宋"/>
          <w:sz w:val="32"/>
          <w:szCs w:val="32"/>
        </w:rPr>
      </w:pPr>
      <w:r>
        <w:rPr>
          <w:rFonts w:ascii="仿宋" w:eastAsia="仿宋" w:hAnsi="仿宋" w:hint="eastAsia"/>
          <w:sz w:val="32"/>
          <w:szCs w:val="32"/>
        </w:rPr>
        <w:t>一是将全级次境内单位</w:t>
      </w:r>
      <w:r w:rsidR="00C96A7B">
        <w:rPr>
          <w:rFonts w:ascii="仿宋" w:eastAsia="仿宋" w:hAnsi="仿宋" w:hint="eastAsia"/>
          <w:sz w:val="32"/>
          <w:szCs w:val="32"/>
        </w:rPr>
        <w:t>的</w:t>
      </w:r>
      <w:r>
        <w:rPr>
          <w:rFonts w:ascii="仿宋" w:eastAsia="仿宋" w:hAnsi="仿宋" w:hint="eastAsia"/>
          <w:sz w:val="32"/>
          <w:szCs w:val="32"/>
        </w:rPr>
        <w:t>资金预算全流程纳入司库集中管理</w:t>
      </w:r>
      <w:r w:rsidR="00EC713D">
        <w:rPr>
          <w:rFonts w:ascii="仿宋" w:eastAsia="仿宋" w:hAnsi="仿宋" w:hint="eastAsia"/>
          <w:sz w:val="32"/>
          <w:szCs w:val="32"/>
        </w:rPr>
        <w:t>。</w:t>
      </w:r>
      <w:r>
        <w:rPr>
          <w:rFonts w:ascii="仿宋" w:eastAsia="仿宋" w:hAnsi="仿宋" w:hint="eastAsia"/>
          <w:sz w:val="32"/>
          <w:szCs w:val="32"/>
        </w:rPr>
        <w:t>对资金预算的</w:t>
      </w:r>
      <w:r w:rsidRPr="00892EC2">
        <w:rPr>
          <w:rFonts w:ascii="仿宋" w:eastAsia="仿宋" w:hAnsi="仿宋" w:hint="eastAsia"/>
          <w:b/>
          <w:bCs/>
          <w:sz w:val="32"/>
          <w:szCs w:val="32"/>
        </w:rPr>
        <w:t>编制汇总</w:t>
      </w:r>
      <w:r w:rsidR="00EC713D" w:rsidRPr="000933FC">
        <w:rPr>
          <w:rFonts w:ascii="仿宋" w:eastAsia="仿宋" w:hAnsi="仿宋" w:hint="eastAsia"/>
          <w:sz w:val="32"/>
          <w:szCs w:val="32"/>
          <w:highlight w:val="cyan"/>
        </w:rPr>
        <w:t>（点击“预算管理”</w:t>
      </w:r>
      <w:r w:rsidR="00EC713D" w:rsidRPr="000933FC">
        <w:rPr>
          <w:rFonts w:ascii="Arial" w:eastAsia="仿宋" w:hAnsi="Arial" w:cs="Arial"/>
          <w:sz w:val="32"/>
          <w:szCs w:val="32"/>
          <w:highlight w:val="cyan"/>
        </w:rPr>
        <w:t>→</w:t>
      </w:r>
      <w:r w:rsidR="00EC713D">
        <w:rPr>
          <w:rFonts w:ascii="Arial" w:eastAsia="仿宋" w:hAnsi="Arial" w:cs="Arial" w:hint="eastAsia"/>
          <w:sz w:val="32"/>
          <w:szCs w:val="32"/>
          <w:highlight w:val="cyan"/>
        </w:rPr>
        <w:t>预算编制</w:t>
      </w:r>
      <w:r w:rsidR="00EC713D" w:rsidRPr="000933FC">
        <w:rPr>
          <w:rFonts w:ascii="Arial" w:eastAsia="仿宋" w:hAnsi="Arial" w:cs="Arial"/>
          <w:sz w:val="32"/>
          <w:szCs w:val="32"/>
          <w:highlight w:val="cyan"/>
        </w:rPr>
        <w:t>→</w:t>
      </w:r>
      <w:r w:rsidR="00EC713D" w:rsidRPr="000933FC">
        <w:rPr>
          <w:rFonts w:ascii="Arial" w:eastAsia="仿宋" w:hAnsi="Arial" w:cs="Arial" w:hint="eastAsia"/>
          <w:sz w:val="32"/>
          <w:szCs w:val="32"/>
          <w:highlight w:val="cyan"/>
        </w:rPr>
        <w:t>新增</w:t>
      </w:r>
      <w:r w:rsidR="00EC713D" w:rsidRPr="000933FC">
        <w:rPr>
          <w:rFonts w:ascii="Arial" w:eastAsia="仿宋" w:hAnsi="Arial" w:cs="Arial"/>
          <w:sz w:val="32"/>
          <w:szCs w:val="32"/>
          <w:highlight w:val="cyan"/>
        </w:rPr>
        <w:t>→</w:t>
      </w:r>
      <w:r w:rsidR="00EC713D">
        <w:rPr>
          <w:rFonts w:ascii="Arial" w:eastAsia="仿宋" w:hAnsi="Arial" w:cs="Arial" w:hint="eastAsia"/>
          <w:sz w:val="32"/>
          <w:szCs w:val="32"/>
          <w:highlight w:val="cyan"/>
        </w:rPr>
        <w:t>预算周期</w:t>
      </w:r>
      <w:r w:rsidR="00EC713D" w:rsidRPr="000933FC">
        <w:rPr>
          <w:rFonts w:ascii="仿宋" w:eastAsia="仿宋" w:hAnsi="仿宋" w:hint="eastAsia"/>
          <w:sz w:val="32"/>
          <w:szCs w:val="32"/>
          <w:highlight w:val="cyan"/>
        </w:rPr>
        <w:t>）</w:t>
      </w:r>
      <w:r>
        <w:rPr>
          <w:rFonts w:ascii="仿宋" w:eastAsia="仿宋" w:hAnsi="仿宋" w:hint="eastAsia"/>
          <w:sz w:val="32"/>
          <w:szCs w:val="32"/>
        </w:rPr>
        <w:t>按照年度</w:t>
      </w:r>
      <w:proofErr w:type="gramStart"/>
      <w:r>
        <w:rPr>
          <w:rFonts w:ascii="仿宋" w:eastAsia="仿宋" w:hAnsi="仿宋" w:hint="eastAsia"/>
          <w:sz w:val="32"/>
          <w:szCs w:val="32"/>
        </w:rPr>
        <w:t>预算定总盘</w:t>
      </w:r>
      <w:proofErr w:type="gramEnd"/>
      <w:r>
        <w:rPr>
          <w:rFonts w:ascii="仿宋" w:eastAsia="仿宋" w:hAnsi="仿宋" w:hint="eastAsia"/>
          <w:sz w:val="32"/>
          <w:szCs w:val="32"/>
        </w:rPr>
        <w:t>、月度计划滚动调整进行管理</w:t>
      </w:r>
      <w:r w:rsidR="00DD2BA5">
        <w:rPr>
          <w:rFonts w:ascii="仿宋" w:eastAsia="仿宋" w:hAnsi="仿宋" w:hint="eastAsia"/>
          <w:sz w:val="32"/>
          <w:szCs w:val="32"/>
        </w:rPr>
        <w:t>；</w:t>
      </w:r>
      <w:r w:rsidRPr="00892EC2">
        <w:rPr>
          <w:rFonts w:ascii="仿宋" w:eastAsia="仿宋" w:hAnsi="仿宋" w:hint="eastAsia"/>
          <w:b/>
          <w:bCs/>
          <w:sz w:val="32"/>
          <w:szCs w:val="32"/>
        </w:rPr>
        <w:t>执行控制</w:t>
      </w:r>
      <w:r>
        <w:rPr>
          <w:rFonts w:ascii="仿宋" w:eastAsia="仿宋" w:hAnsi="仿宋" w:hint="eastAsia"/>
          <w:sz w:val="32"/>
          <w:szCs w:val="32"/>
        </w:rPr>
        <w:t>（</w:t>
      </w:r>
      <w:r w:rsidR="00BA35B1">
        <w:rPr>
          <w:rFonts w:ascii="仿宋" w:eastAsia="仿宋" w:hAnsi="仿宋" w:hint="eastAsia"/>
          <w:sz w:val="32"/>
          <w:szCs w:val="32"/>
        </w:rPr>
        <w:t>解说：</w:t>
      </w:r>
      <w:r w:rsidR="00EC713D">
        <w:rPr>
          <w:rFonts w:ascii="仿宋" w:eastAsia="仿宋" w:hAnsi="仿宋" w:hint="eastAsia"/>
          <w:sz w:val="32"/>
          <w:szCs w:val="32"/>
        </w:rPr>
        <w:t>在司库结算管理模块</w:t>
      </w:r>
      <w:r>
        <w:rPr>
          <w:rFonts w:ascii="仿宋" w:eastAsia="仿宋" w:hAnsi="仿宋" w:hint="eastAsia"/>
          <w:sz w:val="32"/>
          <w:szCs w:val="32"/>
        </w:rPr>
        <w:t>中，对每一笔支出实施</w:t>
      </w:r>
      <w:r w:rsidR="00EC713D">
        <w:rPr>
          <w:rFonts w:ascii="仿宋" w:eastAsia="仿宋" w:hAnsi="仿宋" w:hint="eastAsia"/>
          <w:sz w:val="32"/>
          <w:szCs w:val="32"/>
        </w:rPr>
        <w:t>预算额度校验，</w:t>
      </w:r>
      <w:r>
        <w:rPr>
          <w:rFonts w:ascii="仿宋" w:eastAsia="仿宋" w:hAnsi="仿宋" w:hint="eastAsia"/>
          <w:sz w:val="32"/>
          <w:szCs w:val="32"/>
        </w:rPr>
        <w:t>无预算</w:t>
      </w:r>
      <w:r w:rsidR="00EC713D">
        <w:rPr>
          <w:rFonts w:ascii="仿宋" w:eastAsia="仿宋" w:hAnsi="仿宋" w:hint="eastAsia"/>
          <w:sz w:val="32"/>
          <w:szCs w:val="32"/>
        </w:rPr>
        <w:t>不得</w:t>
      </w:r>
      <w:r w:rsidR="00DD2BA5">
        <w:rPr>
          <w:rFonts w:ascii="仿宋" w:eastAsia="仿宋" w:hAnsi="仿宋" w:hint="eastAsia"/>
          <w:sz w:val="32"/>
          <w:szCs w:val="32"/>
        </w:rPr>
        <w:t>支出</w:t>
      </w:r>
      <w:r>
        <w:rPr>
          <w:rFonts w:ascii="仿宋" w:eastAsia="仿宋" w:hAnsi="仿宋" w:hint="eastAsia"/>
          <w:sz w:val="32"/>
          <w:szCs w:val="32"/>
        </w:rPr>
        <w:t>）</w:t>
      </w:r>
      <w:r w:rsidR="00DD2BA5">
        <w:rPr>
          <w:rFonts w:ascii="仿宋" w:eastAsia="仿宋" w:hAnsi="仿宋" w:hint="eastAsia"/>
          <w:sz w:val="32"/>
          <w:szCs w:val="32"/>
        </w:rPr>
        <w:t>；</w:t>
      </w:r>
      <w:r w:rsidRPr="00892EC2">
        <w:rPr>
          <w:rFonts w:ascii="仿宋" w:eastAsia="仿宋" w:hAnsi="仿宋" w:hint="eastAsia"/>
          <w:b/>
          <w:bCs/>
          <w:sz w:val="32"/>
          <w:szCs w:val="32"/>
        </w:rPr>
        <w:t>预算调整</w:t>
      </w:r>
      <w:r w:rsidR="00EC713D" w:rsidRPr="000933FC">
        <w:rPr>
          <w:rFonts w:ascii="仿宋" w:eastAsia="仿宋" w:hAnsi="仿宋" w:hint="eastAsia"/>
          <w:sz w:val="32"/>
          <w:szCs w:val="32"/>
          <w:highlight w:val="cyan"/>
        </w:rPr>
        <w:t>（点击“预算管理”</w:t>
      </w:r>
      <w:r w:rsidR="00EC713D" w:rsidRPr="000933FC">
        <w:rPr>
          <w:rFonts w:ascii="Arial" w:eastAsia="仿宋" w:hAnsi="Arial" w:cs="Arial"/>
          <w:sz w:val="32"/>
          <w:szCs w:val="32"/>
          <w:highlight w:val="cyan"/>
        </w:rPr>
        <w:t>→</w:t>
      </w:r>
      <w:r w:rsidR="00EC713D">
        <w:rPr>
          <w:rFonts w:ascii="Arial" w:eastAsia="仿宋" w:hAnsi="Arial" w:cs="Arial" w:hint="eastAsia"/>
          <w:sz w:val="32"/>
          <w:szCs w:val="32"/>
          <w:highlight w:val="cyan"/>
        </w:rPr>
        <w:t>预算调整</w:t>
      </w:r>
      <w:r w:rsidR="00EC713D" w:rsidRPr="000933FC">
        <w:rPr>
          <w:rFonts w:ascii="Arial" w:eastAsia="仿宋" w:hAnsi="Arial" w:cs="Arial"/>
          <w:sz w:val="32"/>
          <w:szCs w:val="32"/>
          <w:highlight w:val="cyan"/>
        </w:rPr>
        <w:t>→</w:t>
      </w:r>
      <w:r w:rsidR="00EC713D" w:rsidRPr="000933FC">
        <w:rPr>
          <w:rFonts w:ascii="Arial" w:eastAsia="仿宋" w:hAnsi="Arial" w:cs="Arial" w:hint="eastAsia"/>
          <w:sz w:val="32"/>
          <w:szCs w:val="32"/>
          <w:highlight w:val="cyan"/>
        </w:rPr>
        <w:t>新增</w:t>
      </w:r>
      <w:r w:rsidR="00EC713D" w:rsidRPr="000933FC">
        <w:rPr>
          <w:rFonts w:ascii="Arial" w:eastAsia="仿宋" w:hAnsi="Arial" w:cs="Arial"/>
          <w:sz w:val="32"/>
          <w:szCs w:val="32"/>
          <w:highlight w:val="cyan"/>
        </w:rPr>
        <w:t>→</w:t>
      </w:r>
      <w:r w:rsidR="00EC713D">
        <w:rPr>
          <w:rFonts w:ascii="Arial" w:eastAsia="仿宋" w:hAnsi="Arial" w:cs="Arial" w:hint="eastAsia"/>
          <w:sz w:val="32"/>
          <w:szCs w:val="32"/>
          <w:highlight w:val="cyan"/>
        </w:rPr>
        <w:t>预算编号</w:t>
      </w:r>
      <w:r w:rsidR="00DD2BA5">
        <w:rPr>
          <w:rFonts w:ascii="Arial" w:eastAsia="仿宋" w:hAnsi="Arial" w:cs="Arial" w:hint="eastAsia"/>
          <w:sz w:val="32"/>
          <w:szCs w:val="32"/>
          <w:highlight w:val="cyan"/>
        </w:rPr>
        <w:t>）</w:t>
      </w:r>
      <w:r>
        <w:rPr>
          <w:rFonts w:ascii="仿宋" w:eastAsia="仿宋" w:hAnsi="仿宋" w:hint="eastAsia"/>
          <w:sz w:val="32"/>
          <w:szCs w:val="32"/>
        </w:rPr>
        <w:t>针对超预算支出，需履行预算调整审批后执行</w:t>
      </w:r>
      <w:r w:rsidR="00DD2BA5">
        <w:rPr>
          <w:rFonts w:ascii="仿宋" w:eastAsia="仿宋" w:hAnsi="仿宋" w:hint="eastAsia"/>
          <w:sz w:val="32"/>
          <w:szCs w:val="32"/>
        </w:rPr>
        <w:t>；</w:t>
      </w:r>
      <w:r w:rsidRPr="00892EC2">
        <w:rPr>
          <w:rFonts w:ascii="仿宋" w:eastAsia="仿宋" w:hAnsi="仿宋" w:hint="eastAsia"/>
          <w:b/>
          <w:bCs/>
          <w:sz w:val="32"/>
          <w:szCs w:val="32"/>
        </w:rPr>
        <w:t>分析评价</w:t>
      </w:r>
      <w:r w:rsidRPr="00892EC2">
        <w:rPr>
          <w:rFonts w:ascii="仿宋" w:eastAsia="仿宋" w:hAnsi="仿宋" w:hint="eastAsia"/>
          <w:sz w:val="32"/>
          <w:szCs w:val="32"/>
          <w:highlight w:val="cyan"/>
        </w:rPr>
        <w:t>（点击“统计查询</w:t>
      </w:r>
      <w:r w:rsidR="00566A10" w:rsidRPr="00892EC2">
        <w:rPr>
          <w:rFonts w:ascii="仿宋" w:eastAsia="仿宋" w:hAnsi="仿宋"/>
          <w:sz w:val="32"/>
          <w:szCs w:val="32"/>
          <w:highlight w:val="cyan"/>
        </w:rPr>
        <w:t>-</w:t>
      </w:r>
      <w:r w:rsidR="00EC713D" w:rsidRPr="00892EC2">
        <w:rPr>
          <w:rFonts w:ascii="仿宋" w:eastAsia="仿宋" w:hAnsi="仿宋" w:hint="eastAsia"/>
          <w:sz w:val="32"/>
          <w:szCs w:val="32"/>
          <w:highlight w:val="cyan"/>
        </w:rPr>
        <w:t>预算执行分析、</w:t>
      </w:r>
      <w:r w:rsidR="00B507C8" w:rsidRPr="00892EC2">
        <w:rPr>
          <w:rFonts w:ascii="仿宋" w:eastAsia="仿宋" w:hAnsi="仿宋" w:hint="eastAsia"/>
          <w:sz w:val="32"/>
          <w:szCs w:val="32"/>
          <w:highlight w:val="cyan"/>
        </w:rPr>
        <w:t>预算执行表等</w:t>
      </w:r>
      <w:r w:rsidRPr="00892EC2">
        <w:rPr>
          <w:rFonts w:ascii="仿宋" w:eastAsia="仿宋" w:hAnsi="仿宋" w:hint="eastAsia"/>
          <w:sz w:val="32"/>
          <w:szCs w:val="32"/>
          <w:highlight w:val="cyan"/>
        </w:rPr>
        <w:t>”</w:t>
      </w:r>
      <w:r w:rsidR="00723A92" w:rsidRPr="00892EC2">
        <w:rPr>
          <w:rFonts w:ascii="仿宋" w:eastAsia="仿宋" w:hAnsi="仿宋" w:hint="eastAsia"/>
          <w:sz w:val="32"/>
          <w:szCs w:val="32"/>
          <w:highlight w:val="cyan"/>
        </w:rPr>
        <w:t>）</w:t>
      </w:r>
      <w:r w:rsidR="00DD2BA5" w:rsidRPr="00892EC2">
        <w:rPr>
          <w:rFonts w:ascii="仿宋" w:eastAsia="仿宋" w:hAnsi="仿宋" w:hint="eastAsia"/>
          <w:sz w:val="32"/>
          <w:szCs w:val="32"/>
        </w:rPr>
        <w:t>系统线上生成预算执行分析报告、预算执行及调整情况表</w:t>
      </w:r>
      <w:r w:rsidR="00371F02">
        <w:rPr>
          <w:rFonts w:ascii="仿宋" w:eastAsia="仿宋" w:hAnsi="仿宋" w:hint="eastAsia"/>
          <w:sz w:val="32"/>
          <w:szCs w:val="32"/>
        </w:rPr>
        <w:t>、评价结果查询等</w:t>
      </w:r>
      <w:r w:rsidR="00EC713D" w:rsidRPr="00892EC2">
        <w:rPr>
          <w:rFonts w:ascii="仿宋" w:eastAsia="仿宋" w:hAnsi="仿宋" w:hint="eastAsia"/>
          <w:sz w:val="32"/>
          <w:szCs w:val="32"/>
        </w:rPr>
        <w:t>，</w:t>
      </w:r>
      <w:r>
        <w:rPr>
          <w:rFonts w:ascii="仿宋" w:eastAsia="仿宋" w:hAnsi="仿宋" w:hint="eastAsia"/>
          <w:sz w:val="32"/>
          <w:szCs w:val="32"/>
        </w:rPr>
        <w:t>实施全流程、线上化管理；</w:t>
      </w:r>
    </w:p>
    <w:p w14:paraId="48306DC6" w14:textId="4C04602B" w:rsidR="00B260C0" w:rsidRPr="00892EC2" w:rsidRDefault="00887BD1">
      <w:pPr>
        <w:ind w:firstLineChars="200" w:firstLine="640"/>
        <w:rPr>
          <w:rFonts w:ascii="仿宋" w:eastAsia="仿宋" w:hAnsi="仿宋"/>
          <w:sz w:val="32"/>
          <w:szCs w:val="32"/>
          <w:highlight w:val="cyan"/>
        </w:rPr>
      </w:pPr>
      <w:r w:rsidRPr="00892EC2">
        <w:rPr>
          <w:rFonts w:ascii="仿宋" w:eastAsia="仿宋" w:hAnsi="仿宋" w:hint="eastAsia"/>
          <w:sz w:val="32"/>
          <w:szCs w:val="32"/>
          <w:highlight w:val="cyan"/>
        </w:rPr>
        <w:t>（点击“统计查询”</w:t>
      </w:r>
      <w:r w:rsidRPr="00892EC2">
        <w:rPr>
          <w:rFonts w:ascii="Arial" w:eastAsia="仿宋" w:hAnsi="Arial" w:cs="Arial" w:hint="eastAsia"/>
          <w:sz w:val="32"/>
          <w:szCs w:val="32"/>
          <w:highlight w:val="cyan"/>
        </w:rPr>
        <w:t>→预算控制查询</w:t>
      </w:r>
      <w:r w:rsidRPr="00892EC2">
        <w:rPr>
          <w:rFonts w:ascii="仿宋" w:eastAsia="仿宋" w:hAnsi="仿宋" w:hint="eastAsia"/>
          <w:sz w:val="32"/>
          <w:szCs w:val="32"/>
          <w:highlight w:val="cyan"/>
        </w:rPr>
        <w:t>）</w:t>
      </w:r>
    </w:p>
    <w:p w14:paraId="04F0273D" w14:textId="76755ADA" w:rsidR="00B260C0" w:rsidRDefault="00887BD1">
      <w:pPr>
        <w:ind w:firstLineChars="200" w:firstLine="640"/>
        <w:rPr>
          <w:rFonts w:ascii="仿宋" w:eastAsia="仿宋" w:hAnsi="仿宋"/>
          <w:sz w:val="32"/>
          <w:szCs w:val="32"/>
        </w:rPr>
      </w:pPr>
      <w:r>
        <w:rPr>
          <w:rFonts w:ascii="仿宋" w:eastAsia="仿宋" w:hAnsi="仿宋" w:hint="eastAsia"/>
          <w:sz w:val="32"/>
          <w:szCs w:val="32"/>
        </w:rPr>
        <w:t>二是实施资金</w:t>
      </w:r>
      <w:proofErr w:type="gramStart"/>
      <w:r>
        <w:rPr>
          <w:rFonts w:ascii="仿宋" w:eastAsia="仿宋" w:hAnsi="仿宋" w:hint="eastAsia"/>
          <w:sz w:val="32"/>
          <w:szCs w:val="32"/>
        </w:rPr>
        <w:t>预算强管控</w:t>
      </w:r>
      <w:proofErr w:type="gramEnd"/>
      <w:r>
        <w:rPr>
          <w:rFonts w:ascii="仿宋" w:eastAsia="仿宋" w:hAnsi="仿宋" w:hint="eastAsia"/>
          <w:sz w:val="32"/>
          <w:szCs w:val="32"/>
        </w:rPr>
        <w:t>。在</w:t>
      </w:r>
      <w:r w:rsidR="00B507C8">
        <w:rPr>
          <w:rFonts w:ascii="仿宋" w:eastAsia="仿宋" w:hAnsi="仿宋" w:hint="eastAsia"/>
          <w:sz w:val="32"/>
          <w:szCs w:val="32"/>
        </w:rPr>
        <w:t>资金结算环节</w:t>
      </w:r>
      <w:r>
        <w:rPr>
          <w:rFonts w:ascii="仿宋" w:eastAsia="仿宋" w:hAnsi="仿宋" w:hint="eastAsia"/>
          <w:sz w:val="32"/>
          <w:szCs w:val="32"/>
        </w:rPr>
        <w:t>，对每笔资金支付实施预算控制，超预算项目需履行</w:t>
      </w:r>
      <w:r w:rsidR="00371F02">
        <w:rPr>
          <w:rFonts w:ascii="仿宋" w:eastAsia="仿宋" w:hAnsi="仿宋" w:hint="eastAsia"/>
          <w:sz w:val="32"/>
          <w:szCs w:val="32"/>
        </w:rPr>
        <w:t>预算调整</w:t>
      </w:r>
      <w:r>
        <w:rPr>
          <w:rFonts w:ascii="仿宋" w:eastAsia="仿宋" w:hAnsi="仿宋" w:hint="eastAsia"/>
          <w:sz w:val="32"/>
          <w:szCs w:val="32"/>
        </w:rPr>
        <w:t>审批程序，实现了对资金预算的实时监测和动态管控。</w:t>
      </w:r>
    </w:p>
    <w:p w14:paraId="19581B8B" w14:textId="6CAF09C1" w:rsidR="00B507C8" w:rsidRDefault="00B507C8" w:rsidP="00566A10">
      <w:pPr>
        <w:ind w:firstLineChars="200" w:firstLine="640"/>
        <w:rPr>
          <w:rFonts w:ascii="仿宋" w:eastAsia="仿宋" w:hAnsi="仿宋"/>
          <w:sz w:val="32"/>
          <w:szCs w:val="32"/>
        </w:rPr>
      </w:pPr>
      <w:r w:rsidRPr="00892EC2">
        <w:rPr>
          <w:rFonts w:ascii="仿宋" w:eastAsia="仿宋" w:hAnsi="仿宋" w:hint="eastAsia"/>
          <w:sz w:val="32"/>
          <w:szCs w:val="32"/>
          <w:highlight w:val="cyan"/>
        </w:rPr>
        <w:t>（点击“统计查询”</w:t>
      </w:r>
      <w:r w:rsidRPr="00892EC2">
        <w:rPr>
          <w:rFonts w:ascii="Arial" w:eastAsia="仿宋" w:hAnsi="Arial" w:cs="Arial" w:hint="eastAsia"/>
          <w:sz w:val="32"/>
          <w:szCs w:val="32"/>
          <w:highlight w:val="cyan"/>
        </w:rPr>
        <w:t>→预算分析</w:t>
      </w:r>
      <w:r w:rsidRPr="00892EC2">
        <w:rPr>
          <w:rFonts w:ascii="仿宋" w:eastAsia="仿宋" w:hAnsi="仿宋" w:hint="eastAsia"/>
          <w:sz w:val="32"/>
          <w:szCs w:val="32"/>
          <w:highlight w:val="cyan"/>
        </w:rPr>
        <w:t>）</w:t>
      </w:r>
    </w:p>
    <w:p w14:paraId="0A87D0C2" w14:textId="2B15DA81" w:rsidR="00723A92" w:rsidRDefault="00887BD1" w:rsidP="00566A10">
      <w:pPr>
        <w:ind w:firstLineChars="200" w:firstLine="640"/>
        <w:rPr>
          <w:rFonts w:ascii="仿宋" w:eastAsia="仿宋" w:hAnsi="仿宋"/>
          <w:sz w:val="32"/>
          <w:szCs w:val="32"/>
        </w:rPr>
      </w:pPr>
      <w:r>
        <w:rPr>
          <w:rFonts w:ascii="仿宋" w:eastAsia="仿宋" w:hAnsi="仿宋" w:hint="eastAsia"/>
          <w:sz w:val="32"/>
          <w:szCs w:val="32"/>
        </w:rPr>
        <w:t>三是强化预算执行分析及监督考核。系统支持自动生成资金预算分析报告，便于各级单位动态监控资金预算执行情况。</w:t>
      </w:r>
    </w:p>
    <w:p w14:paraId="54E6B8A9" w14:textId="0968565C" w:rsidR="00566A10" w:rsidRDefault="00566A10" w:rsidP="00566A10">
      <w:pPr>
        <w:ind w:firstLineChars="200" w:firstLine="640"/>
        <w:rPr>
          <w:rFonts w:ascii="仿宋" w:eastAsia="仿宋" w:hAnsi="仿宋"/>
          <w:sz w:val="32"/>
          <w:szCs w:val="32"/>
        </w:rPr>
      </w:pPr>
      <w:r>
        <w:rPr>
          <w:rFonts w:ascii="仿宋" w:eastAsia="仿宋" w:hAnsi="仿宋" w:hint="eastAsia"/>
          <w:sz w:val="32"/>
          <w:szCs w:val="32"/>
        </w:rPr>
        <w:t>在预算监控方面，</w:t>
      </w:r>
      <w:r w:rsidRPr="00892EC2">
        <w:rPr>
          <w:rFonts w:ascii="仿宋" w:eastAsia="仿宋" w:hAnsi="仿宋" w:hint="eastAsia"/>
          <w:sz w:val="32"/>
          <w:szCs w:val="32"/>
          <w:highlight w:val="cyan"/>
        </w:rPr>
        <w:t>（点击首页）</w:t>
      </w:r>
      <w:r>
        <w:rPr>
          <w:rFonts w:ascii="仿宋" w:eastAsia="仿宋" w:hAnsi="仿宋" w:hint="eastAsia"/>
          <w:sz w:val="32"/>
          <w:szCs w:val="32"/>
        </w:rPr>
        <w:t>通过首页</w:t>
      </w:r>
      <w:r w:rsidR="00B507C8">
        <w:rPr>
          <w:rFonts w:ascii="仿宋" w:eastAsia="仿宋" w:hAnsi="仿宋" w:hint="eastAsia"/>
          <w:sz w:val="32"/>
          <w:szCs w:val="32"/>
        </w:rPr>
        <w:t>可以</w:t>
      </w:r>
      <w:r>
        <w:rPr>
          <w:rFonts w:ascii="仿宋" w:eastAsia="仿宋" w:hAnsi="仿宋" w:hint="eastAsia"/>
          <w:sz w:val="32"/>
          <w:szCs w:val="32"/>
        </w:rPr>
        <w:t>监控</w:t>
      </w:r>
      <w:r w:rsidR="00B507C8">
        <w:rPr>
          <w:rFonts w:ascii="仿宋" w:eastAsia="仿宋" w:hAnsi="仿宋" w:hint="eastAsia"/>
          <w:sz w:val="32"/>
          <w:szCs w:val="32"/>
        </w:rPr>
        <w:t>下级单位的</w:t>
      </w:r>
      <w:r>
        <w:rPr>
          <w:rFonts w:ascii="仿宋" w:eastAsia="仿宋" w:hAnsi="仿宋" w:hint="eastAsia"/>
          <w:sz w:val="32"/>
          <w:szCs w:val="32"/>
        </w:rPr>
        <w:t>预算填报进度</w:t>
      </w:r>
      <w:r w:rsidR="00B507C8">
        <w:rPr>
          <w:rFonts w:ascii="仿宋" w:eastAsia="仿宋" w:hAnsi="仿宋" w:hint="eastAsia"/>
          <w:sz w:val="32"/>
          <w:szCs w:val="32"/>
        </w:rPr>
        <w:t>；</w:t>
      </w:r>
      <w:r w:rsidR="00B507C8" w:rsidRPr="00892EC2">
        <w:rPr>
          <w:rFonts w:ascii="仿宋" w:eastAsia="仿宋" w:hAnsi="仿宋" w:hint="eastAsia"/>
          <w:sz w:val="32"/>
          <w:szCs w:val="32"/>
          <w:highlight w:val="cyan"/>
        </w:rPr>
        <w:t>（点击数据概览）</w:t>
      </w:r>
      <w:r w:rsidR="00B507C8" w:rsidRPr="00892EC2">
        <w:rPr>
          <w:rFonts w:ascii="仿宋" w:eastAsia="仿宋" w:hAnsi="仿宋" w:hint="eastAsia"/>
          <w:sz w:val="32"/>
          <w:szCs w:val="32"/>
        </w:rPr>
        <w:t>通过</w:t>
      </w:r>
      <w:r>
        <w:rPr>
          <w:rFonts w:ascii="仿宋" w:eastAsia="仿宋" w:hAnsi="仿宋" w:hint="eastAsia"/>
          <w:sz w:val="32"/>
          <w:szCs w:val="32"/>
        </w:rPr>
        <w:t>数据概览</w:t>
      </w:r>
      <w:r w:rsidR="00723A92">
        <w:rPr>
          <w:rFonts w:ascii="仿宋" w:eastAsia="仿宋" w:hAnsi="仿宋" w:hint="eastAsia"/>
          <w:sz w:val="32"/>
          <w:szCs w:val="32"/>
        </w:rPr>
        <w:t>分别对年度预算、月度计划</w:t>
      </w:r>
      <w:r w:rsidR="00723A92">
        <w:rPr>
          <w:rFonts w:ascii="仿宋" w:eastAsia="仿宋" w:hAnsi="仿宋" w:hint="eastAsia"/>
          <w:sz w:val="32"/>
          <w:szCs w:val="32"/>
        </w:rPr>
        <w:lastRenderedPageBreak/>
        <w:t>执行情况进行监控</w:t>
      </w:r>
      <w:r w:rsidR="00B507C8">
        <w:rPr>
          <w:rFonts w:ascii="仿宋" w:eastAsia="仿宋" w:hAnsi="仿宋" w:hint="eastAsia"/>
          <w:sz w:val="32"/>
          <w:szCs w:val="32"/>
        </w:rPr>
        <w:t>；</w:t>
      </w:r>
      <w:r w:rsidR="00B507C8" w:rsidRPr="00892EC2">
        <w:rPr>
          <w:rFonts w:ascii="仿宋" w:eastAsia="仿宋" w:hAnsi="仿宋" w:hint="eastAsia"/>
          <w:sz w:val="32"/>
          <w:szCs w:val="32"/>
          <w:highlight w:val="cyan"/>
        </w:rPr>
        <w:t>（点击统计查询）</w:t>
      </w:r>
      <w:r w:rsidR="00B507C8" w:rsidRPr="00892EC2">
        <w:rPr>
          <w:rFonts w:ascii="仿宋" w:eastAsia="仿宋" w:hAnsi="仿宋" w:hint="eastAsia"/>
          <w:sz w:val="32"/>
          <w:szCs w:val="32"/>
        </w:rPr>
        <w:t>通过</w:t>
      </w:r>
      <w:r w:rsidR="00723A92">
        <w:rPr>
          <w:rFonts w:ascii="仿宋" w:eastAsia="仿宋" w:hAnsi="仿宋" w:hint="eastAsia"/>
          <w:sz w:val="32"/>
          <w:szCs w:val="32"/>
        </w:rPr>
        <w:t>统计查询</w:t>
      </w:r>
      <w:r w:rsidR="00B507C8">
        <w:rPr>
          <w:rFonts w:ascii="仿宋" w:eastAsia="仿宋" w:hAnsi="仿宋" w:hint="eastAsia"/>
          <w:sz w:val="32"/>
          <w:szCs w:val="32"/>
        </w:rPr>
        <w:t>，</w:t>
      </w:r>
      <w:r w:rsidR="00723A92">
        <w:rPr>
          <w:rFonts w:ascii="仿宋" w:eastAsia="仿宋" w:hAnsi="仿宋" w:hint="eastAsia"/>
          <w:sz w:val="32"/>
          <w:szCs w:val="32"/>
        </w:rPr>
        <w:t>可以对预算执行</w:t>
      </w:r>
      <w:r w:rsidR="00B507C8">
        <w:rPr>
          <w:rFonts w:ascii="仿宋" w:eastAsia="仿宋" w:hAnsi="仿宋" w:hint="eastAsia"/>
          <w:sz w:val="32"/>
          <w:szCs w:val="32"/>
        </w:rPr>
        <w:t>及</w:t>
      </w:r>
      <w:r w:rsidR="00723A92">
        <w:rPr>
          <w:rFonts w:ascii="仿宋" w:eastAsia="仿宋" w:hAnsi="仿宋" w:hint="eastAsia"/>
          <w:sz w:val="32"/>
          <w:szCs w:val="32"/>
        </w:rPr>
        <w:t>调整</w:t>
      </w:r>
      <w:r w:rsidR="00B507C8">
        <w:rPr>
          <w:rFonts w:ascii="仿宋" w:eastAsia="仿宋" w:hAnsi="仿宋" w:hint="eastAsia"/>
          <w:sz w:val="32"/>
          <w:szCs w:val="32"/>
        </w:rPr>
        <w:t>情况、</w:t>
      </w:r>
      <w:r w:rsidR="00723A92">
        <w:rPr>
          <w:rFonts w:ascii="仿宋" w:eastAsia="仿宋" w:hAnsi="仿宋" w:hint="eastAsia"/>
          <w:sz w:val="32"/>
          <w:szCs w:val="32"/>
        </w:rPr>
        <w:t>评价</w:t>
      </w:r>
      <w:r w:rsidR="00B507C8">
        <w:rPr>
          <w:rFonts w:ascii="仿宋" w:eastAsia="仿宋" w:hAnsi="仿宋" w:hint="eastAsia"/>
          <w:sz w:val="32"/>
          <w:szCs w:val="32"/>
        </w:rPr>
        <w:t>结果</w:t>
      </w:r>
      <w:r w:rsidR="00723A92">
        <w:rPr>
          <w:rFonts w:ascii="仿宋" w:eastAsia="仿宋" w:hAnsi="仿宋" w:hint="eastAsia"/>
          <w:sz w:val="32"/>
          <w:szCs w:val="32"/>
        </w:rPr>
        <w:t>进行查询监控。</w:t>
      </w:r>
    </w:p>
    <w:p w14:paraId="51EBBE47" w14:textId="5DEB6449" w:rsidR="00566A10" w:rsidRPr="00892EC2" w:rsidRDefault="00887BD1" w:rsidP="00566A10">
      <w:pPr>
        <w:ind w:firstLineChars="200" w:firstLine="640"/>
        <w:rPr>
          <w:rFonts w:ascii="仿宋" w:eastAsia="仿宋" w:hAnsi="仿宋"/>
          <w:sz w:val="32"/>
          <w:szCs w:val="32"/>
        </w:rPr>
      </w:pPr>
      <w:r w:rsidRPr="00892EC2">
        <w:rPr>
          <w:rFonts w:ascii="仿宋" w:eastAsia="仿宋" w:hAnsi="仿宋" w:hint="eastAsia"/>
          <w:sz w:val="32"/>
          <w:szCs w:val="32"/>
        </w:rPr>
        <w:t>在考核方面，将资金预算</w:t>
      </w:r>
      <w:r w:rsidR="00B507C8" w:rsidRPr="00892EC2">
        <w:rPr>
          <w:rFonts w:ascii="仿宋" w:eastAsia="仿宋" w:hAnsi="仿宋" w:hint="eastAsia"/>
          <w:sz w:val="32"/>
          <w:szCs w:val="32"/>
        </w:rPr>
        <w:t>评价结果纳入</w:t>
      </w:r>
      <w:r w:rsidR="00B507C8">
        <w:rPr>
          <w:rFonts w:ascii="仿宋" w:eastAsia="仿宋" w:hAnsi="仿宋" w:hint="eastAsia"/>
          <w:sz w:val="32"/>
          <w:szCs w:val="32"/>
        </w:rPr>
        <w:t>所属单位经营计划1号文</w:t>
      </w:r>
      <w:r w:rsidRPr="00892EC2">
        <w:rPr>
          <w:rFonts w:ascii="仿宋" w:eastAsia="仿宋" w:hAnsi="仿宋" w:hint="eastAsia"/>
          <w:sz w:val="32"/>
          <w:szCs w:val="32"/>
        </w:rPr>
        <w:t>，督促提升预算管理的科学性和准确性。</w:t>
      </w:r>
    </w:p>
    <w:p w14:paraId="743183D2" w14:textId="22412D4B" w:rsidR="00566A10" w:rsidRDefault="00566A10" w:rsidP="00566A10">
      <w:pPr>
        <w:ind w:firstLineChars="200" w:firstLine="640"/>
        <w:rPr>
          <w:rFonts w:ascii="仿宋" w:eastAsia="仿宋" w:hAnsi="仿宋"/>
          <w:sz w:val="32"/>
          <w:szCs w:val="32"/>
          <w:highlight w:val="yellow"/>
        </w:rPr>
      </w:pPr>
      <w:r w:rsidRPr="00892EC2">
        <w:rPr>
          <w:rFonts w:ascii="仿宋" w:eastAsia="仿宋" w:hAnsi="仿宋" w:hint="eastAsia"/>
          <w:sz w:val="32"/>
          <w:szCs w:val="32"/>
          <w:highlight w:val="yellow"/>
        </w:rPr>
        <w:t>预算执行率偏差较大扣</w:t>
      </w:r>
      <w:r w:rsidRPr="00892EC2">
        <w:rPr>
          <w:rFonts w:ascii="仿宋" w:eastAsia="仿宋" w:hAnsi="仿宋"/>
          <w:sz w:val="32"/>
          <w:szCs w:val="32"/>
          <w:highlight w:val="yellow"/>
        </w:rPr>
        <w:t>1分</w:t>
      </w:r>
      <w:r w:rsidR="00723A92" w:rsidRPr="00892EC2">
        <w:rPr>
          <w:rFonts w:ascii="仿宋" w:eastAsia="仿宋" w:hAnsi="仿宋" w:hint="eastAsia"/>
          <w:sz w:val="32"/>
          <w:szCs w:val="32"/>
          <w:highlight w:val="yellow"/>
        </w:rPr>
        <w:t>，酌情安排改数</w:t>
      </w:r>
      <w:r w:rsidRPr="00892EC2">
        <w:rPr>
          <w:rFonts w:ascii="仿宋" w:eastAsia="仿宋" w:hAnsi="仿宋" w:hint="eastAsia"/>
          <w:sz w:val="32"/>
          <w:szCs w:val="32"/>
          <w:highlight w:val="yellow"/>
        </w:rPr>
        <w:t>。</w:t>
      </w:r>
    </w:p>
    <w:p w14:paraId="370F2D44" w14:textId="77777777" w:rsidR="00B507C8" w:rsidRPr="00892EC2" w:rsidRDefault="00B507C8" w:rsidP="00566A10">
      <w:pPr>
        <w:ind w:firstLineChars="200" w:firstLine="640"/>
        <w:rPr>
          <w:rFonts w:ascii="仿宋" w:eastAsia="仿宋" w:hAnsi="仿宋"/>
          <w:sz w:val="32"/>
          <w:szCs w:val="32"/>
          <w:highlight w:val="yellow"/>
        </w:rPr>
      </w:pPr>
    </w:p>
    <w:p w14:paraId="2A4D85AF" w14:textId="4516DAD9" w:rsidR="00B260C0" w:rsidRDefault="00CA7DDA">
      <w:pPr>
        <w:pStyle w:val="1"/>
        <w:spacing w:before="0" w:after="0" w:line="240" w:lineRule="auto"/>
        <w:ind w:firstLineChars="200" w:firstLine="643"/>
        <w:rPr>
          <w:rFonts w:ascii="黑体" w:eastAsia="黑体" w:hAnsi="黑体"/>
          <w:sz w:val="32"/>
          <w:szCs w:val="32"/>
        </w:rPr>
      </w:pPr>
      <w:r w:rsidRPr="00892EC2">
        <w:rPr>
          <w:rFonts w:ascii="黑体" w:eastAsia="黑体" w:hAnsi="黑体" w:hint="eastAsia"/>
          <w:sz w:val="32"/>
          <w:szCs w:val="32"/>
        </w:rPr>
        <w:t>五、</w:t>
      </w:r>
      <w:r w:rsidR="00887BD1">
        <w:rPr>
          <w:rFonts w:ascii="黑体" w:eastAsia="黑体" w:hAnsi="黑体" w:hint="eastAsia"/>
          <w:sz w:val="32"/>
          <w:szCs w:val="32"/>
        </w:rPr>
        <w:t>债务融资管理模块</w:t>
      </w:r>
    </w:p>
    <w:p w14:paraId="7B0E54D3"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一是实现了债务融资业务从预算（点击债务管控指标）、实施（点击业务审批）、事后过程监督（点击合同登记、提款登记）、本息偿还（点击还本付息登记）等纳入信息系统全流程线上管理。（</w:t>
      </w:r>
      <w:proofErr w:type="gramStart"/>
      <w:r>
        <w:rPr>
          <w:rFonts w:ascii="仿宋" w:eastAsia="仿宋" w:hAnsi="仿宋" w:hint="eastAsia"/>
          <w:sz w:val="32"/>
          <w:szCs w:val="32"/>
        </w:rPr>
        <w:t>切换到债担系统</w:t>
      </w:r>
      <w:proofErr w:type="gramEnd"/>
      <w:r>
        <w:rPr>
          <w:rFonts w:ascii="仿宋" w:eastAsia="仿宋" w:hAnsi="仿宋" w:hint="eastAsia"/>
          <w:sz w:val="32"/>
          <w:szCs w:val="32"/>
        </w:rPr>
        <w:t>，鼠标移至左侧功能菜单栏）</w:t>
      </w:r>
    </w:p>
    <w:p w14:paraId="66F6BBF7" w14:textId="7D06DAC5" w:rsidR="00BB31B6" w:rsidRDefault="00887BD1" w:rsidP="00BB31B6">
      <w:pPr>
        <w:ind w:firstLineChars="200" w:firstLine="640"/>
        <w:rPr>
          <w:rFonts w:ascii="仿宋" w:eastAsia="仿宋" w:hAnsi="仿宋"/>
          <w:sz w:val="32"/>
          <w:szCs w:val="32"/>
        </w:rPr>
      </w:pPr>
      <w:r>
        <w:rPr>
          <w:rFonts w:ascii="仿宋" w:eastAsia="仿宋" w:hAnsi="仿宋" w:hint="eastAsia"/>
          <w:sz w:val="32"/>
          <w:szCs w:val="32"/>
        </w:rPr>
        <w:t>二是实现了异常利率提醒、债务融资到期提醒等预警提醒</w:t>
      </w:r>
      <w:proofErr w:type="gramStart"/>
      <w:r>
        <w:rPr>
          <w:rFonts w:ascii="仿宋" w:eastAsia="仿宋" w:hAnsi="仿宋" w:hint="eastAsia"/>
          <w:sz w:val="32"/>
          <w:szCs w:val="32"/>
        </w:rPr>
        <w:t>与风控功能</w:t>
      </w:r>
      <w:proofErr w:type="gramEnd"/>
      <w:r>
        <w:rPr>
          <w:rFonts w:ascii="仿宋" w:eastAsia="仿宋" w:hAnsi="仿宋" w:hint="eastAsia"/>
          <w:sz w:val="32"/>
          <w:szCs w:val="32"/>
        </w:rPr>
        <w:t>。（点击</w:t>
      </w:r>
      <w:proofErr w:type="gramStart"/>
      <w:r>
        <w:rPr>
          <w:rFonts w:ascii="仿宋" w:eastAsia="仿宋" w:hAnsi="仿宋" w:hint="eastAsia"/>
          <w:sz w:val="32"/>
          <w:szCs w:val="32"/>
        </w:rPr>
        <w:t>债担系统</w:t>
      </w:r>
      <w:proofErr w:type="gramEnd"/>
      <w:r>
        <w:rPr>
          <w:rFonts w:ascii="仿宋" w:eastAsia="仿宋" w:hAnsi="仿宋" w:hint="eastAsia"/>
          <w:sz w:val="32"/>
          <w:szCs w:val="32"/>
        </w:rPr>
        <w:t>基础数据维护）</w:t>
      </w:r>
    </w:p>
    <w:p w14:paraId="094A9751"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系统通过内置各项预警提醒</w:t>
      </w:r>
      <w:proofErr w:type="gramStart"/>
      <w:r>
        <w:rPr>
          <w:rFonts w:ascii="仿宋" w:eastAsia="仿宋" w:hAnsi="仿宋" w:hint="eastAsia"/>
          <w:sz w:val="32"/>
          <w:szCs w:val="32"/>
        </w:rPr>
        <w:t>及风控规则</w:t>
      </w:r>
      <w:proofErr w:type="gramEnd"/>
      <w:r>
        <w:rPr>
          <w:rFonts w:ascii="仿宋" w:eastAsia="仿宋" w:hAnsi="仿宋" w:hint="eastAsia"/>
          <w:sz w:val="32"/>
          <w:szCs w:val="32"/>
        </w:rPr>
        <w:t>，提供提前三天和十五天的业务到期提醒以及融资利率超过LPR业务的异常融资利率提醒功能，最大限度地防范集团公司流动性风险。</w:t>
      </w:r>
    </w:p>
    <w:p w14:paraId="6A109D06" w14:textId="6FA401E3" w:rsidR="00CC013C" w:rsidRPr="007D6B06" w:rsidRDefault="00CC013C">
      <w:pPr>
        <w:ind w:firstLineChars="200" w:firstLine="640"/>
        <w:rPr>
          <w:rFonts w:ascii="仿宋" w:eastAsia="仿宋" w:hAnsi="仿宋"/>
          <w:color w:val="FF0000"/>
          <w:sz w:val="32"/>
          <w:szCs w:val="32"/>
        </w:rPr>
      </w:pPr>
      <w:r w:rsidRPr="00CC013C">
        <w:rPr>
          <w:rFonts w:ascii="仿宋" w:eastAsia="仿宋" w:hAnsi="仿宋" w:hint="eastAsia"/>
          <w:sz w:val="32"/>
          <w:szCs w:val="32"/>
        </w:rPr>
        <w:t>同时结合集团公司自身管理特点，嵌入分级授权功能，将集团公司要求贯穿所属各单位，实现制度流程化、流程信息化，形成具有航空工业特色的债务融资管理模式。开展债务融资统筹，</w:t>
      </w:r>
      <w:r w:rsidRPr="007D6B06">
        <w:rPr>
          <w:rFonts w:ascii="仿宋" w:eastAsia="仿宋" w:hAnsi="仿宋"/>
          <w:color w:val="FF0000"/>
          <w:sz w:val="32"/>
          <w:szCs w:val="32"/>
        </w:rPr>
        <w:t>2023年内源融资增长45%，降低集团公司资产负债率1.27个百分点。</w:t>
      </w:r>
    </w:p>
    <w:p w14:paraId="0D9BA637" w14:textId="2C0F6F0F" w:rsidR="00B260C0" w:rsidRDefault="00CA7DDA">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六、</w:t>
      </w:r>
      <w:r w:rsidR="00887BD1">
        <w:rPr>
          <w:rFonts w:ascii="黑体" w:eastAsia="黑体" w:hAnsi="黑体" w:hint="eastAsia"/>
          <w:sz w:val="32"/>
          <w:szCs w:val="32"/>
        </w:rPr>
        <w:t>融资担保管理模块（分屏演示）</w:t>
      </w:r>
    </w:p>
    <w:p w14:paraId="274450C4"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一是实现了担保业务的预算上报、下达、调整、审批及登记的全流</w:t>
      </w:r>
      <w:r>
        <w:rPr>
          <w:rFonts w:ascii="仿宋" w:eastAsia="仿宋" w:hAnsi="仿宋" w:hint="eastAsia"/>
          <w:sz w:val="32"/>
          <w:szCs w:val="32"/>
        </w:rPr>
        <w:lastRenderedPageBreak/>
        <w:t>程管理。（点</w:t>
      </w:r>
      <w:proofErr w:type="gramStart"/>
      <w:r>
        <w:rPr>
          <w:rFonts w:ascii="仿宋" w:eastAsia="仿宋" w:hAnsi="仿宋" w:hint="eastAsia"/>
          <w:sz w:val="32"/>
          <w:szCs w:val="32"/>
        </w:rPr>
        <w:t>开提供</w:t>
      </w:r>
      <w:proofErr w:type="gramEnd"/>
      <w:r>
        <w:rPr>
          <w:rFonts w:ascii="仿宋" w:eastAsia="仿宋" w:hAnsi="仿宋" w:hint="eastAsia"/>
          <w:sz w:val="32"/>
          <w:szCs w:val="32"/>
        </w:rPr>
        <w:t>担保菜单）</w:t>
      </w:r>
    </w:p>
    <w:p w14:paraId="02DB3F4E"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二是通过</w:t>
      </w:r>
      <w:proofErr w:type="gramStart"/>
      <w:r>
        <w:rPr>
          <w:rFonts w:ascii="仿宋" w:eastAsia="仿宋" w:hAnsi="仿宋" w:hint="eastAsia"/>
          <w:sz w:val="32"/>
          <w:szCs w:val="32"/>
        </w:rPr>
        <w:t>内置管</w:t>
      </w:r>
      <w:proofErr w:type="gramEnd"/>
      <w:r>
        <w:rPr>
          <w:rFonts w:ascii="仿宋" w:eastAsia="仿宋" w:hAnsi="仿宋" w:hint="eastAsia"/>
          <w:sz w:val="32"/>
          <w:szCs w:val="32"/>
        </w:rPr>
        <w:t>控阈值实现对担保业务的风险预警管理（请看客户端展示）。在担保预算与执行情况的比对、严禁类及严控类担保的业务办理、存量担保总额占净资产的比重等方面设置了指标提醒，实现不同维度的风险预警，提升集团公司资金风险防范水平。（操作演示：点击左侧菜单选择提供担保——担保业务审批——点击新增——类别选择严控类——类别具体内容选择任</w:t>
      </w:r>
      <w:proofErr w:type="gramStart"/>
      <w:r>
        <w:rPr>
          <w:rFonts w:ascii="仿宋" w:eastAsia="仿宋" w:hAnsi="仿宋" w:hint="eastAsia"/>
          <w:sz w:val="32"/>
          <w:szCs w:val="32"/>
        </w:rPr>
        <w:t>一一</w:t>
      </w:r>
      <w:proofErr w:type="gramEnd"/>
      <w:r>
        <w:rPr>
          <w:rFonts w:ascii="仿宋" w:eastAsia="仿宋" w:hAnsi="仿宋" w:hint="eastAsia"/>
          <w:sz w:val="32"/>
          <w:szCs w:val="32"/>
        </w:rPr>
        <w:t>项，页面上方会弹出</w:t>
      </w:r>
      <w:proofErr w:type="gramStart"/>
      <w:r>
        <w:rPr>
          <w:rFonts w:ascii="仿宋" w:eastAsia="仿宋" w:hAnsi="仿宋" w:hint="eastAsia"/>
          <w:sz w:val="32"/>
          <w:szCs w:val="32"/>
        </w:rPr>
        <w:t>需集团</w:t>
      </w:r>
      <w:proofErr w:type="gramEnd"/>
      <w:r>
        <w:rPr>
          <w:rFonts w:ascii="仿宋" w:eastAsia="仿宋" w:hAnsi="仿宋" w:hint="eastAsia"/>
          <w:sz w:val="32"/>
          <w:szCs w:val="32"/>
        </w:rPr>
        <w:t>董事会批准后方可办理的提醒）。</w:t>
      </w:r>
    </w:p>
    <w:p w14:paraId="30184D7B" w14:textId="18017574" w:rsidR="00B260C0" w:rsidRDefault="00CA7DDA">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七、</w:t>
      </w:r>
      <w:r w:rsidR="00887BD1">
        <w:rPr>
          <w:rFonts w:ascii="黑体" w:eastAsia="黑体" w:hAnsi="黑体" w:hint="eastAsia"/>
          <w:sz w:val="32"/>
          <w:szCs w:val="32"/>
        </w:rPr>
        <w:t>票据管理模块</w:t>
      </w:r>
    </w:p>
    <w:p w14:paraId="2F613FBA"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一是票据业务操作从主动账户管理、票据出票、承兑、收票、背书、质押、贴现、票据池、提示付款、追索、票据交易等全流程实现了线上管理。（请看客户端展示（</w:t>
      </w:r>
      <w:proofErr w:type="gramStart"/>
      <w:r>
        <w:rPr>
          <w:rFonts w:ascii="仿宋" w:eastAsia="仿宋" w:hAnsi="仿宋" w:hint="eastAsia"/>
          <w:sz w:val="32"/>
          <w:szCs w:val="32"/>
        </w:rPr>
        <w:t>网银系统</w:t>
      </w:r>
      <w:proofErr w:type="gramEnd"/>
      <w:r>
        <w:rPr>
          <w:rFonts w:ascii="仿宋" w:eastAsia="仿宋" w:hAnsi="仿宋" w:hint="eastAsia"/>
          <w:sz w:val="32"/>
          <w:szCs w:val="32"/>
        </w:rPr>
        <w:t>）：票据业务权限—票据账户主动管理；票据业务—出票、背书转让、质押、贴现、提示付款、追索清偿；票据池）</w:t>
      </w:r>
    </w:p>
    <w:p w14:paraId="40D69D75" w14:textId="77777777" w:rsidR="00B260C0" w:rsidRDefault="00887BD1">
      <w:pPr>
        <w:ind w:firstLineChars="200" w:firstLine="640"/>
        <w:rPr>
          <w:rFonts w:ascii="仿宋" w:eastAsia="仿宋" w:hAnsi="仿宋"/>
          <w:sz w:val="32"/>
          <w:szCs w:val="32"/>
        </w:rPr>
      </w:pPr>
      <w:r>
        <w:rPr>
          <w:rFonts w:ascii="仿宋" w:eastAsia="仿宋" w:hAnsi="仿宋"/>
          <w:noProof/>
          <w:sz w:val="32"/>
          <w:szCs w:val="32"/>
        </w:rPr>
        <w:drawing>
          <wp:inline distT="0" distB="0" distL="0" distR="0" wp14:anchorId="5A70C2D5" wp14:editId="32EF5194">
            <wp:extent cx="1753870" cy="898525"/>
            <wp:effectExtent l="0" t="0" r="11430" b="3175"/>
            <wp:docPr id="1029" name="图片 5"/>
            <wp:cNvGraphicFramePr/>
            <a:graphic xmlns:a="http://schemas.openxmlformats.org/drawingml/2006/main">
              <a:graphicData uri="http://schemas.openxmlformats.org/drawingml/2006/picture">
                <pic:pic xmlns:pic="http://schemas.openxmlformats.org/drawingml/2006/picture">
                  <pic:nvPicPr>
                    <pic:cNvPr id="1029" name="图片 5"/>
                    <pic:cNvPicPr/>
                  </pic:nvPicPr>
                  <pic:blipFill>
                    <a:blip r:embed="rId8" cstate="print"/>
                    <a:srcRect/>
                    <a:stretch>
                      <a:fillRect/>
                    </a:stretch>
                  </pic:blipFill>
                  <pic:spPr>
                    <a:xfrm>
                      <a:off x="0" y="0"/>
                      <a:ext cx="1753870" cy="898525"/>
                    </a:xfrm>
                    <a:prstGeom prst="rect">
                      <a:avLst/>
                    </a:prstGeom>
                    <a:ln>
                      <a:noFill/>
                    </a:ln>
                  </pic:spPr>
                </pic:pic>
              </a:graphicData>
            </a:graphic>
          </wp:inline>
        </w:drawing>
      </w:r>
      <w:r>
        <w:rPr>
          <w:rFonts w:ascii="仿宋" w:eastAsia="仿宋" w:hAnsi="仿宋"/>
          <w:noProof/>
          <w:sz w:val="32"/>
          <w:szCs w:val="32"/>
        </w:rPr>
        <w:drawing>
          <wp:inline distT="0" distB="0" distL="0" distR="0" wp14:anchorId="22195955" wp14:editId="4184DF0E">
            <wp:extent cx="996950" cy="2552700"/>
            <wp:effectExtent l="0" t="0" r="6350" b="0"/>
            <wp:docPr id="1030" name="图片 6"/>
            <wp:cNvGraphicFramePr/>
            <a:graphic xmlns:a="http://schemas.openxmlformats.org/drawingml/2006/main">
              <a:graphicData uri="http://schemas.openxmlformats.org/drawingml/2006/picture">
                <pic:pic xmlns:pic="http://schemas.openxmlformats.org/drawingml/2006/picture">
                  <pic:nvPicPr>
                    <pic:cNvPr id="1030" name="图片 6"/>
                    <pic:cNvPicPr/>
                  </pic:nvPicPr>
                  <pic:blipFill>
                    <a:blip r:embed="rId9" cstate="print"/>
                    <a:srcRect/>
                    <a:stretch>
                      <a:fillRect/>
                    </a:stretch>
                  </pic:blipFill>
                  <pic:spPr>
                    <a:xfrm>
                      <a:off x="0" y="0"/>
                      <a:ext cx="996950" cy="2552700"/>
                    </a:xfrm>
                    <a:prstGeom prst="rect">
                      <a:avLst/>
                    </a:prstGeom>
                    <a:ln>
                      <a:noFill/>
                    </a:ln>
                  </pic:spPr>
                </pic:pic>
              </a:graphicData>
            </a:graphic>
          </wp:inline>
        </w:drawing>
      </w:r>
      <w:r>
        <w:rPr>
          <w:rFonts w:ascii="仿宋" w:eastAsia="仿宋" w:hAnsi="仿宋"/>
          <w:noProof/>
          <w:sz w:val="32"/>
          <w:szCs w:val="32"/>
        </w:rPr>
        <w:drawing>
          <wp:inline distT="0" distB="0" distL="0" distR="0" wp14:anchorId="216DF960" wp14:editId="130490D3">
            <wp:extent cx="1797685" cy="906145"/>
            <wp:effectExtent l="0" t="0" r="5715" b="8255"/>
            <wp:docPr id="1031" name="图片 10"/>
            <wp:cNvGraphicFramePr/>
            <a:graphic xmlns:a="http://schemas.openxmlformats.org/drawingml/2006/main">
              <a:graphicData uri="http://schemas.openxmlformats.org/drawingml/2006/picture">
                <pic:pic xmlns:pic="http://schemas.openxmlformats.org/drawingml/2006/picture">
                  <pic:nvPicPr>
                    <pic:cNvPr id="1031" name="图片 10"/>
                    <pic:cNvPicPr/>
                  </pic:nvPicPr>
                  <pic:blipFill>
                    <a:blip r:embed="rId10" cstate="print"/>
                    <a:srcRect/>
                    <a:stretch>
                      <a:fillRect/>
                    </a:stretch>
                  </pic:blipFill>
                  <pic:spPr>
                    <a:xfrm>
                      <a:off x="0" y="0"/>
                      <a:ext cx="1797685" cy="906145"/>
                    </a:xfrm>
                    <a:prstGeom prst="rect">
                      <a:avLst/>
                    </a:prstGeom>
                    <a:ln>
                      <a:noFill/>
                    </a:ln>
                  </pic:spPr>
                </pic:pic>
              </a:graphicData>
            </a:graphic>
          </wp:inline>
        </w:drawing>
      </w:r>
    </w:p>
    <w:p w14:paraId="04637803" w14:textId="77777777" w:rsidR="00B260C0" w:rsidRDefault="00B260C0">
      <w:pPr>
        <w:ind w:firstLineChars="200" w:firstLine="640"/>
        <w:rPr>
          <w:rFonts w:ascii="仿宋" w:eastAsia="仿宋" w:hAnsi="仿宋"/>
          <w:sz w:val="32"/>
          <w:szCs w:val="32"/>
        </w:rPr>
      </w:pPr>
    </w:p>
    <w:p w14:paraId="76FFAAC8"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w:t>
      </w:r>
      <w:proofErr w:type="gramStart"/>
      <w:r>
        <w:rPr>
          <w:rFonts w:ascii="仿宋" w:eastAsia="仿宋" w:hAnsi="仿宋" w:hint="eastAsia"/>
          <w:sz w:val="32"/>
          <w:szCs w:val="32"/>
        </w:rPr>
        <w:t>电票系统</w:t>
      </w:r>
      <w:proofErr w:type="gramEnd"/>
      <w:r>
        <w:rPr>
          <w:rFonts w:ascii="仿宋" w:eastAsia="仿宋" w:hAnsi="仿宋" w:hint="eastAsia"/>
          <w:sz w:val="32"/>
          <w:szCs w:val="32"/>
        </w:rPr>
        <w:t>：客户管理中心-票据账户主动管理；票交所直</w:t>
      </w:r>
      <w:proofErr w:type="gramStart"/>
      <w:r>
        <w:rPr>
          <w:rFonts w:ascii="仿宋" w:eastAsia="仿宋" w:hAnsi="仿宋" w:hint="eastAsia"/>
          <w:sz w:val="32"/>
          <w:szCs w:val="32"/>
        </w:rPr>
        <w:t>连业务</w:t>
      </w:r>
      <w:r>
        <w:rPr>
          <w:rFonts w:ascii="仿宋" w:eastAsia="仿宋" w:hAnsi="仿宋" w:hint="eastAsia"/>
          <w:sz w:val="32"/>
          <w:szCs w:val="32"/>
        </w:rPr>
        <w:lastRenderedPageBreak/>
        <w:t>-非交易</w:t>
      </w:r>
      <w:proofErr w:type="gramEnd"/>
      <w:r>
        <w:rPr>
          <w:rFonts w:ascii="仿宋" w:eastAsia="仿宋" w:hAnsi="仿宋" w:hint="eastAsia"/>
          <w:sz w:val="32"/>
          <w:szCs w:val="32"/>
        </w:rPr>
        <w:t>业务-承兑业务、贴现业务、质押业务、提示付款业务、到期解付、追索业务；票交所直</w:t>
      </w:r>
      <w:proofErr w:type="gramStart"/>
      <w:r>
        <w:rPr>
          <w:rFonts w:ascii="仿宋" w:eastAsia="仿宋" w:hAnsi="仿宋" w:hint="eastAsia"/>
          <w:sz w:val="32"/>
          <w:szCs w:val="32"/>
        </w:rPr>
        <w:t>连业务</w:t>
      </w:r>
      <w:proofErr w:type="gramEnd"/>
      <w:r>
        <w:rPr>
          <w:rFonts w:ascii="仿宋" w:eastAsia="仿宋" w:hAnsi="仿宋" w:hint="eastAsia"/>
          <w:sz w:val="32"/>
          <w:szCs w:val="32"/>
        </w:rPr>
        <w:t>-再贴现、转贴现；票据池业务）</w:t>
      </w:r>
      <w:r>
        <w:rPr>
          <w:rFonts w:ascii="仿宋" w:eastAsia="仿宋" w:hAnsi="仿宋"/>
          <w:noProof/>
          <w:sz w:val="32"/>
          <w:szCs w:val="32"/>
        </w:rPr>
        <w:drawing>
          <wp:inline distT="0" distB="0" distL="0" distR="0" wp14:anchorId="3134A3ED" wp14:editId="4B819A8E">
            <wp:extent cx="1054735" cy="3417570"/>
            <wp:effectExtent l="0" t="0" r="12065" b="11430"/>
            <wp:docPr id="1026" name="图片 3"/>
            <wp:cNvGraphicFramePr/>
            <a:graphic xmlns:a="http://schemas.openxmlformats.org/drawingml/2006/main">
              <a:graphicData uri="http://schemas.openxmlformats.org/drawingml/2006/picture">
                <pic:pic xmlns:pic="http://schemas.openxmlformats.org/drawingml/2006/picture">
                  <pic:nvPicPr>
                    <pic:cNvPr id="1026" name="图片 3"/>
                    <pic:cNvPicPr/>
                  </pic:nvPicPr>
                  <pic:blipFill>
                    <a:blip r:embed="rId11" cstate="print"/>
                    <a:srcRect/>
                    <a:stretch>
                      <a:fillRect/>
                    </a:stretch>
                  </pic:blipFill>
                  <pic:spPr>
                    <a:xfrm>
                      <a:off x="0" y="0"/>
                      <a:ext cx="1054735" cy="3417570"/>
                    </a:xfrm>
                    <a:prstGeom prst="rect">
                      <a:avLst/>
                    </a:prstGeom>
                    <a:ln>
                      <a:noFill/>
                    </a:ln>
                  </pic:spPr>
                </pic:pic>
              </a:graphicData>
            </a:graphic>
          </wp:inline>
        </w:drawing>
      </w:r>
      <w:r>
        <w:rPr>
          <w:rFonts w:ascii="仿宋" w:eastAsia="仿宋" w:hAnsi="仿宋"/>
          <w:noProof/>
          <w:sz w:val="32"/>
          <w:szCs w:val="32"/>
        </w:rPr>
        <w:drawing>
          <wp:inline distT="0" distB="0" distL="0" distR="0" wp14:anchorId="46132329" wp14:editId="6738B31C">
            <wp:extent cx="1898650" cy="1638300"/>
            <wp:effectExtent l="0" t="0" r="6350" b="0"/>
            <wp:docPr id="1027" name="图片 2"/>
            <wp:cNvGraphicFramePr/>
            <a:graphic xmlns:a="http://schemas.openxmlformats.org/drawingml/2006/main">
              <a:graphicData uri="http://schemas.openxmlformats.org/drawingml/2006/picture">
                <pic:pic xmlns:pic="http://schemas.openxmlformats.org/drawingml/2006/picture">
                  <pic:nvPicPr>
                    <pic:cNvPr id="1027" name="图片 2"/>
                    <pic:cNvPicPr/>
                  </pic:nvPicPr>
                  <pic:blipFill>
                    <a:blip r:embed="rId12" cstate="print"/>
                    <a:srcRect/>
                    <a:stretch>
                      <a:fillRect/>
                    </a:stretch>
                  </pic:blipFill>
                  <pic:spPr>
                    <a:xfrm>
                      <a:off x="0" y="0"/>
                      <a:ext cx="1898650" cy="1638300"/>
                    </a:xfrm>
                    <a:prstGeom prst="rect">
                      <a:avLst/>
                    </a:prstGeom>
                    <a:ln>
                      <a:noFill/>
                    </a:ln>
                  </pic:spPr>
                </pic:pic>
              </a:graphicData>
            </a:graphic>
          </wp:inline>
        </w:drawing>
      </w:r>
      <w:r>
        <w:rPr>
          <w:rFonts w:ascii="仿宋" w:eastAsia="仿宋" w:hAnsi="仿宋"/>
          <w:noProof/>
          <w:sz w:val="32"/>
          <w:szCs w:val="32"/>
        </w:rPr>
        <w:drawing>
          <wp:inline distT="0" distB="0" distL="0" distR="0" wp14:anchorId="053C2380" wp14:editId="6F2A8F4F">
            <wp:extent cx="1223010" cy="3860800"/>
            <wp:effectExtent l="0" t="0" r="8890" b="0"/>
            <wp:docPr id="1028" name="图片 4"/>
            <wp:cNvGraphicFramePr/>
            <a:graphic xmlns:a="http://schemas.openxmlformats.org/drawingml/2006/main">
              <a:graphicData uri="http://schemas.openxmlformats.org/drawingml/2006/picture">
                <pic:pic xmlns:pic="http://schemas.openxmlformats.org/drawingml/2006/picture">
                  <pic:nvPicPr>
                    <pic:cNvPr id="1028" name="图片 4"/>
                    <pic:cNvPicPr/>
                  </pic:nvPicPr>
                  <pic:blipFill>
                    <a:blip r:embed="rId13" cstate="print"/>
                    <a:srcRect/>
                    <a:stretch>
                      <a:fillRect/>
                    </a:stretch>
                  </pic:blipFill>
                  <pic:spPr>
                    <a:xfrm>
                      <a:off x="0" y="0"/>
                      <a:ext cx="1223010" cy="3860800"/>
                    </a:xfrm>
                    <a:prstGeom prst="rect">
                      <a:avLst/>
                    </a:prstGeom>
                    <a:ln>
                      <a:noFill/>
                    </a:ln>
                  </pic:spPr>
                </pic:pic>
              </a:graphicData>
            </a:graphic>
          </wp:inline>
        </w:drawing>
      </w:r>
    </w:p>
    <w:p w14:paraId="4947B47D" w14:textId="77777777" w:rsidR="00B260C0" w:rsidRDefault="00B260C0">
      <w:pPr>
        <w:ind w:firstLineChars="200" w:firstLine="640"/>
        <w:rPr>
          <w:rFonts w:ascii="仿宋" w:eastAsia="仿宋" w:hAnsi="仿宋"/>
          <w:sz w:val="32"/>
          <w:szCs w:val="32"/>
        </w:rPr>
      </w:pPr>
    </w:p>
    <w:p w14:paraId="5EE406BC"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二是实现</w:t>
      </w:r>
      <w:proofErr w:type="gramStart"/>
      <w:r>
        <w:rPr>
          <w:rFonts w:ascii="仿宋" w:eastAsia="仿宋" w:hAnsi="仿宋" w:hint="eastAsia"/>
          <w:sz w:val="32"/>
          <w:szCs w:val="32"/>
        </w:rPr>
        <w:t>了与票交</w:t>
      </w:r>
      <w:proofErr w:type="gramEnd"/>
      <w:r>
        <w:rPr>
          <w:rFonts w:ascii="仿宋" w:eastAsia="仿宋" w:hAnsi="仿宋" w:hint="eastAsia"/>
          <w:sz w:val="32"/>
          <w:szCs w:val="32"/>
        </w:rPr>
        <w:t>所直连，可动态采集票据信息、状态可视监控。通过集票宝产品授权，可视监控客户外部银行票据信息。(</w:t>
      </w:r>
      <w:proofErr w:type="gramStart"/>
      <w:r>
        <w:rPr>
          <w:rFonts w:ascii="仿宋" w:eastAsia="仿宋" w:hAnsi="仿宋" w:hint="eastAsia"/>
          <w:sz w:val="32"/>
          <w:szCs w:val="32"/>
        </w:rPr>
        <w:t>电票系统</w:t>
      </w:r>
      <w:proofErr w:type="gramEnd"/>
      <w:r>
        <w:rPr>
          <w:rFonts w:ascii="仿宋" w:eastAsia="仿宋" w:hAnsi="仿宋" w:hint="eastAsia"/>
          <w:sz w:val="32"/>
          <w:szCs w:val="32"/>
        </w:rPr>
        <w:t>：票交所直</w:t>
      </w:r>
      <w:proofErr w:type="gramStart"/>
      <w:r>
        <w:rPr>
          <w:rFonts w:ascii="仿宋" w:eastAsia="仿宋" w:hAnsi="仿宋" w:hint="eastAsia"/>
          <w:sz w:val="32"/>
          <w:szCs w:val="32"/>
        </w:rPr>
        <w:t>连业务—非交易</w:t>
      </w:r>
      <w:proofErr w:type="gramEnd"/>
      <w:r>
        <w:rPr>
          <w:rFonts w:ascii="仿宋" w:eastAsia="仿宋" w:hAnsi="仿宋" w:hint="eastAsia"/>
          <w:sz w:val="32"/>
          <w:szCs w:val="32"/>
        </w:rPr>
        <w:t>业务、票据交易、清算结算；查询打印</w:t>
      </w:r>
      <w:proofErr w:type="gramStart"/>
      <w:r>
        <w:rPr>
          <w:rFonts w:ascii="仿宋" w:eastAsia="仿宋" w:hAnsi="仿宋" w:hint="eastAsia"/>
          <w:sz w:val="32"/>
          <w:szCs w:val="32"/>
        </w:rPr>
        <w:t>中心—票交</w:t>
      </w:r>
      <w:proofErr w:type="gramEnd"/>
      <w:r>
        <w:rPr>
          <w:rFonts w:ascii="仿宋" w:eastAsia="仿宋" w:hAnsi="仿宋" w:hint="eastAsia"/>
          <w:sz w:val="32"/>
          <w:szCs w:val="32"/>
        </w:rPr>
        <w:t>所票面信息查询、</w:t>
      </w:r>
      <w:proofErr w:type="gramStart"/>
      <w:r>
        <w:rPr>
          <w:rFonts w:ascii="仿宋" w:eastAsia="仿宋" w:hAnsi="仿宋" w:hint="eastAsia"/>
          <w:sz w:val="32"/>
          <w:szCs w:val="32"/>
        </w:rPr>
        <w:t>电票票面</w:t>
      </w:r>
      <w:proofErr w:type="gramEnd"/>
      <w:r>
        <w:rPr>
          <w:rFonts w:ascii="仿宋" w:eastAsia="仿宋" w:hAnsi="仿宋" w:hint="eastAsia"/>
          <w:sz w:val="32"/>
          <w:szCs w:val="32"/>
        </w:rPr>
        <w:t>查询；集票</w:t>
      </w:r>
      <w:proofErr w:type="gramStart"/>
      <w:r>
        <w:rPr>
          <w:rFonts w:ascii="仿宋" w:eastAsia="仿宋" w:hAnsi="仿宋" w:hint="eastAsia"/>
          <w:sz w:val="32"/>
          <w:szCs w:val="32"/>
        </w:rPr>
        <w:t>宝业务</w:t>
      </w:r>
      <w:proofErr w:type="gramEnd"/>
      <w:r>
        <w:rPr>
          <w:rFonts w:ascii="仿宋" w:eastAsia="仿宋" w:hAnsi="仿宋" w:hint="eastAsia"/>
          <w:sz w:val="32"/>
          <w:szCs w:val="32"/>
        </w:rPr>
        <w:t>)</w:t>
      </w:r>
    </w:p>
    <w:p w14:paraId="6CE346A4" w14:textId="77777777" w:rsidR="00B260C0" w:rsidRDefault="00887BD1">
      <w:pPr>
        <w:ind w:firstLineChars="200" w:firstLine="640"/>
        <w:rPr>
          <w:rFonts w:ascii="仿宋" w:eastAsia="仿宋" w:hAnsi="仿宋"/>
          <w:sz w:val="32"/>
          <w:szCs w:val="32"/>
        </w:rPr>
      </w:pPr>
      <w:r>
        <w:rPr>
          <w:rFonts w:ascii="仿宋" w:eastAsia="仿宋" w:hAnsi="仿宋"/>
          <w:noProof/>
          <w:sz w:val="32"/>
          <w:szCs w:val="32"/>
        </w:rPr>
        <w:lastRenderedPageBreak/>
        <w:drawing>
          <wp:inline distT="0" distB="0" distL="0" distR="0" wp14:anchorId="4EC8B12D" wp14:editId="0441DF59">
            <wp:extent cx="1949450" cy="1428750"/>
            <wp:effectExtent l="0" t="0" r="6350" b="6350"/>
            <wp:docPr id="1032" name="图片 8"/>
            <wp:cNvGraphicFramePr/>
            <a:graphic xmlns:a="http://schemas.openxmlformats.org/drawingml/2006/main">
              <a:graphicData uri="http://schemas.openxmlformats.org/drawingml/2006/picture">
                <pic:pic xmlns:pic="http://schemas.openxmlformats.org/drawingml/2006/picture">
                  <pic:nvPicPr>
                    <pic:cNvPr id="1032" name="图片 8"/>
                    <pic:cNvPicPr/>
                  </pic:nvPicPr>
                  <pic:blipFill>
                    <a:blip r:embed="rId14" cstate="print"/>
                    <a:srcRect/>
                    <a:stretch>
                      <a:fillRect/>
                    </a:stretch>
                  </pic:blipFill>
                  <pic:spPr>
                    <a:xfrm>
                      <a:off x="0" y="0"/>
                      <a:ext cx="1949450" cy="1428750"/>
                    </a:xfrm>
                    <a:prstGeom prst="rect">
                      <a:avLst/>
                    </a:prstGeom>
                    <a:ln>
                      <a:noFill/>
                    </a:ln>
                  </pic:spPr>
                </pic:pic>
              </a:graphicData>
            </a:graphic>
          </wp:inline>
        </w:drawing>
      </w:r>
      <w:r>
        <w:rPr>
          <w:rFonts w:ascii="仿宋" w:eastAsia="仿宋" w:hAnsi="仿宋"/>
          <w:noProof/>
          <w:sz w:val="32"/>
          <w:szCs w:val="32"/>
        </w:rPr>
        <w:drawing>
          <wp:inline distT="0" distB="0" distL="0" distR="0" wp14:anchorId="6E21FE32" wp14:editId="2921AC17">
            <wp:extent cx="1061085" cy="3093085"/>
            <wp:effectExtent l="0" t="0" r="5715" b="5715"/>
            <wp:docPr id="1033" name="图片 9"/>
            <wp:cNvGraphicFramePr/>
            <a:graphic xmlns:a="http://schemas.openxmlformats.org/drawingml/2006/main">
              <a:graphicData uri="http://schemas.openxmlformats.org/drawingml/2006/picture">
                <pic:pic xmlns:pic="http://schemas.openxmlformats.org/drawingml/2006/picture">
                  <pic:nvPicPr>
                    <pic:cNvPr id="1033" name="图片 9"/>
                    <pic:cNvPicPr/>
                  </pic:nvPicPr>
                  <pic:blipFill>
                    <a:blip r:embed="rId15" cstate="print"/>
                    <a:srcRect/>
                    <a:stretch>
                      <a:fillRect/>
                    </a:stretch>
                  </pic:blipFill>
                  <pic:spPr>
                    <a:xfrm>
                      <a:off x="0" y="0"/>
                      <a:ext cx="1061085" cy="3093085"/>
                    </a:xfrm>
                    <a:prstGeom prst="rect">
                      <a:avLst/>
                    </a:prstGeom>
                    <a:ln>
                      <a:noFill/>
                    </a:ln>
                  </pic:spPr>
                </pic:pic>
              </a:graphicData>
            </a:graphic>
          </wp:inline>
        </w:drawing>
      </w:r>
    </w:p>
    <w:p w14:paraId="6619F471" w14:textId="5018BA00" w:rsidR="00B260C0" w:rsidRDefault="00887BD1">
      <w:pPr>
        <w:ind w:firstLineChars="200" w:firstLine="640"/>
        <w:rPr>
          <w:rFonts w:ascii="仿宋" w:eastAsia="仿宋" w:hAnsi="仿宋"/>
          <w:sz w:val="32"/>
          <w:szCs w:val="32"/>
        </w:rPr>
      </w:pPr>
      <w:r>
        <w:rPr>
          <w:rFonts w:ascii="仿宋" w:eastAsia="仿宋" w:hAnsi="仿宋" w:hint="eastAsia"/>
          <w:sz w:val="32"/>
          <w:szCs w:val="32"/>
        </w:rPr>
        <w:t>三是实现</w:t>
      </w:r>
      <w:proofErr w:type="gramStart"/>
      <w:r>
        <w:rPr>
          <w:rFonts w:ascii="仿宋" w:eastAsia="仿宋" w:hAnsi="仿宋" w:hint="eastAsia"/>
          <w:sz w:val="32"/>
          <w:szCs w:val="32"/>
        </w:rPr>
        <w:t>了财司系统</w:t>
      </w:r>
      <w:proofErr w:type="gramEnd"/>
      <w:r>
        <w:rPr>
          <w:rFonts w:ascii="仿宋" w:eastAsia="仿宋" w:hAnsi="仿宋" w:hint="eastAsia"/>
          <w:sz w:val="32"/>
          <w:szCs w:val="32"/>
        </w:rPr>
        <w:t>内及外部银行的应收、应付票据兑付预警，同时还实现了拒付与被拒付提醒、票交所信息披露黑名单提醒及校验、商票自动解付签约等功能，（请看客户端（</w:t>
      </w:r>
      <w:proofErr w:type="gramStart"/>
      <w:r>
        <w:rPr>
          <w:rFonts w:ascii="仿宋" w:eastAsia="仿宋" w:hAnsi="仿宋" w:hint="eastAsia"/>
          <w:sz w:val="32"/>
          <w:szCs w:val="32"/>
        </w:rPr>
        <w:t>网银系统</w:t>
      </w:r>
      <w:proofErr w:type="gramEnd"/>
      <w:r>
        <w:rPr>
          <w:rFonts w:ascii="仿宋" w:eastAsia="仿宋" w:hAnsi="仿宋" w:hint="eastAsia"/>
          <w:sz w:val="32"/>
          <w:szCs w:val="32"/>
        </w:rPr>
        <w:t xml:space="preserve">）：票据管家—兑付预警—兑付预警提醒设置、拒付信息提醒设置、应收票据兑付预警预约、商票自动解付签约，票据管家—信息披露名单管理）， </w:t>
      </w:r>
      <w:r>
        <w:rPr>
          <w:rFonts w:ascii="仿宋" w:eastAsia="仿宋" w:hAnsi="仿宋"/>
          <w:sz w:val="32"/>
          <w:szCs w:val="32"/>
        </w:rPr>
        <w:t xml:space="preserve"> </w:t>
      </w:r>
      <w:r>
        <w:rPr>
          <w:rFonts w:ascii="仿宋" w:eastAsia="仿宋" w:hAnsi="仿宋" w:hint="eastAsia"/>
          <w:sz w:val="32"/>
          <w:szCs w:val="32"/>
        </w:rPr>
        <w:t>通过一系列信息技术手段，形成了关口前移、综合防控、前后一体、多管齐下的票据业务全面</w:t>
      </w:r>
      <w:proofErr w:type="gramStart"/>
      <w:r>
        <w:rPr>
          <w:rFonts w:ascii="仿宋" w:eastAsia="仿宋" w:hAnsi="仿宋" w:hint="eastAsia"/>
          <w:sz w:val="32"/>
          <w:szCs w:val="32"/>
        </w:rPr>
        <w:t>创新风控体系</w:t>
      </w:r>
      <w:proofErr w:type="gramEnd"/>
      <w:r>
        <w:rPr>
          <w:rFonts w:ascii="仿宋" w:eastAsia="仿宋" w:hAnsi="仿宋" w:hint="eastAsia"/>
          <w:sz w:val="32"/>
          <w:szCs w:val="32"/>
        </w:rPr>
        <w:t>，满足对应收应付票据的监控与管理，</w:t>
      </w:r>
      <w:bookmarkStart w:id="0" w:name="_Hlk163129839"/>
      <w:r w:rsidR="00CC013C" w:rsidRPr="007D6B06">
        <w:rPr>
          <w:rFonts w:ascii="仿宋" w:eastAsia="仿宋" w:hAnsi="仿宋" w:hint="eastAsia"/>
          <w:color w:val="FF0000"/>
          <w:sz w:val="32"/>
          <w:szCs w:val="32"/>
        </w:rPr>
        <w:t>全集团无伪假票据，财务公司平台无逾期票据</w:t>
      </w:r>
      <w:bookmarkEnd w:id="0"/>
      <w:r w:rsidR="00CC013C" w:rsidRPr="00CC013C">
        <w:rPr>
          <w:rFonts w:ascii="仿宋" w:eastAsia="仿宋" w:hAnsi="仿宋" w:hint="eastAsia"/>
          <w:sz w:val="32"/>
          <w:szCs w:val="32"/>
        </w:rPr>
        <w:t>，</w:t>
      </w:r>
      <w:r>
        <w:rPr>
          <w:rFonts w:ascii="仿宋" w:eastAsia="仿宋" w:hAnsi="仿宋" w:hint="eastAsia"/>
          <w:sz w:val="32"/>
          <w:szCs w:val="32"/>
        </w:rPr>
        <w:t>助力成员单位“合</w:t>
      </w:r>
      <w:proofErr w:type="gramStart"/>
      <w:r>
        <w:rPr>
          <w:rFonts w:ascii="仿宋" w:eastAsia="仿宋" w:hAnsi="仿宋" w:hint="eastAsia"/>
          <w:sz w:val="32"/>
          <w:szCs w:val="32"/>
        </w:rPr>
        <w:t>规</w:t>
      </w:r>
      <w:proofErr w:type="gramEnd"/>
      <w:r>
        <w:rPr>
          <w:rFonts w:ascii="仿宋" w:eastAsia="仿宋" w:hAnsi="仿宋" w:hint="eastAsia"/>
          <w:sz w:val="32"/>
          <w:szCs w:val="32"/>
        </w:rPr>
        <w:t>用票、不收险票、及时兑票”。</w:t>
      </w:r>
    </w:p>
    <w:p w14:paraId="0CC37E6D" w14:textId="77777777" w:rsidR="00B260C0" w:rsidRDefault="00887BD1">
      <w:pPr>
        <w:ind w:firstLineChars="200" w:firstLine="640"/>
        <w:rPr>
          <w:rFonts w:ascii="仿宋" w:eastAsia="仿宋" w:hAnsi="仿宋"/>
          <w:sz w:val="32"/>
          <w:szCs w:val="32"/>
        </w:rPr>
      </w:pPr>
      <w:r>
        <w:rPr>
          <w:rFonts w:ascii="仿宋" w:eastAsia="仿宋" w:hAnsi="仿宋"/>
          <w:noProof/>
          <w:sz w:val="32"/>
          <w:szCs w:val="32"/>
        </w:rPr>
        <w:lastRenderedPageBreak/>
        <w:drawing>
          <wp:inline distT="0" distB="0" distL="0" distR="0" wp14:anchorId="0BD3C5CD" wp14:editId="5657FBF9">
            <wp:extent cx="1841500" cy="3452495"/>
            <wp:effectExtent l="0" t="0" r="0" b="1905"/>
            <wp:docPr id="1034" name="图片 7"/>
            <wp:cNvGraphicFramePr/>
            <a:graphic xmlns:a="http://schemas.openxmlformats.org/drawingml/2006/main">
              <a:graphicData uri="http://schemas.openxmlformats.org/drawingml/2006/picture">
                <pic:pic xmlns:pic="http://schemas.openxmlformats.org/drawingml/2006/picture">
                  <pic:nvPicPr>
                    <pic:cNvPr id="1034" name="图片 7"/>
                    <pic:cNvPicPr/>
                  </pic:nvPicPr>
                  <pic:blipFill>
                    <a:blip r:embed="rId16" cstate="print"/>
                    <a:srcRect/>
                    <a:stretch>
                      <a:fillRect/>
                    </a:stretch>
                  </pic:blipFill>
                  <pic:spPr>
                    <a:xfrm>
                      <a:off x="0" y="0"/>
                      <a:ext cx="1841500" cy="3452495"/>
                    </a:xfrm>
                    <a:prstGeom prst="rect">
                      <a:avLst/>
                    </a:prstGeom>
                    <a:ln>
                      <a:noFill/>
                    </a:ln>
                  </pic:spPr>
                </pic:pic>
              </a:graphicData>
            </a:graphic>
          </wp:inline>
        </w:drawing>
      </w:r>
    </w:p>
    <w:p w14:paraId="42D5DA3D" w14:textId="14DC9174" w:rsidR="00B260C0" w:rsidRDefault="00CA7DDA">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八、</w:t>
      </w:r>
      <w:r w:rsidR="00887BD1">
        <w:rPr>
          <w:rFonts w:ascii="黑体" w:eastAsia="黑体" w:hAnsi="黑体" w:hint="eastAsia"/>
          <w:sz w:val="32"/>
          <w:szCs w:val="32"/>
        </w:rPr>
        <w:t>供应</w:t>
      </w:r>
      <w:proofErr w:type="gramStart"/>
      <w:r w:rsidR="00887BD1">
        <w:rPr>
          <w:rFonts w:ascii="黑体" w:eastAsia="黑体" w:hAnsi="黑体" w:hint="eastAsia"/>
          <w:sz w:val="32"/>
          <w:szCs w:val="32"/>
        </w:rPr>
        <w:t>链金融</w:t>
      </w:r>
      <w:proofErr w:type="gramEnd"/>
      <w:r w:rsidR="00887BD1">
        <w:rPr>
          <w:rFonts w:ascii="黑体" w:eastAsia="黑体" w:hAnsi="黑体" w:hint="eastAsia"/>
          <w:sz w:val="32"/>
          <w:szCs w:val="32"/>
        </w:rPr>
        <w:t>管理模块</w:t>
      </w:r>
    </w:p>
    <w:p w14:paraId="21222A4F"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一是实现供应</w:t>
      </w:r>
      <w:proofErr w:type="gramStart"/>
      <w:r>
        <w:rPr>
          <w:rFonts w:ascii="仿宋" w:eastAsia="仿宋" w:hAnsi="仿宋" w:hint="eastAsia"/>
          <w:sz w:val="32"/>
          <w:szCs w:val="32"/>
        </w:rPr>
        <w:t>链金融</w:t>
      </w:r>
      <w:proofErr w:type="gramEnd"/>
      <w:r>
        <w:rPr>
          <w:rFonts w:ascii="仿宋" w:eastAsia="仿宋" w:hAnsi="仿宋" w:hint="eastAsia"/>
          <w:sz w:val="32"/>
          <w:szCs w:val="32"/>
        </w:rPr>
        <w:t>业务全覆盖，该模块除覆盖447家涉及供应</w:t>
      </w:r>
      <w:proofErr w:type="gramStart"/>
      <w:r>
        <w:rPr>
          <w:rFonts w:ascii="仿宋" w:eastAsia="仿宋" w:hAnsi="仿宋" w:hint="eastAsia"/>
          <w:sz w:val="32"/>
          <w:szCs w:val="32"/>
        </w:rPr>
        <w:t>链金融</w:t>
      </w:r>
      <w:proofErr w:type="gramEnd"/>
      <w:r>
        <w:rPr>
          <w:rFonts w:ascii="仿宋" w:eastAsia="仿宋" w:hAnsi="仿宋" w:hint="eastAsia"/>
          <w:sz w:val="32"/>
          <w:szCs w:val="32"/>
        </w:rPr>
        <w:t>业务的成员单位外，同时覆盖外部供应</w:t>
      </w:r>
      <w:proofErr w:type="gramStart"/>
      <w:r>
        <w:rPr>
          <w:rFonts w:ascii="仿宋" w:eastAsia="仿宋" w:hAnsi="仿宋" w:hint="eastAsia"/>
          <w:sz w:val="32"/>
          <w:szCs w:val="32"/>
        </w:rPr>
        <w:t>商用户</w:t>
      </w:r>
      <w:proofErr w:type="gramEnd"/>
      <w:r>
        <w:rPr>
          <w:rFonts w:ascii="仿宋" w:eastAsia="仿宋" w:hAnsi="仿宋" w:hint="eastAsia"/>
          <w:sz w:val="32"/>
          <w:szCs w:val="32"/>
        </w:rPr>
        <w:t>2833家。（模块首页）</w:t>
      </w:r>
    </w:p>
    <w:p w14:paraId="36BDCB80" w14:textId="6EE2A7F9" w:rsidR="00B260C0" w:rsidRDefault="00887BD1">
      <w:pPr>
        <w:ind w:firstLineChars="200" w:firstLine="640"/>
        <w:rPr>
          <w:rFonts w:ascii="仿宋" w:eastAsia="仿宋" w:hAnsi="仿宋"/>
          <w:sz w:val="32"/>
          <w:szCs w:val="32"/>
        </w:rPr>
      </w:pPr>
      <w:r>
        <w:rPr>
          <w:rFonts w:ascii="仿宋" w:eastAsia="仿宋" w:hAnsi="仿宋" w:hint="eastAsia"/>
          <w:sz w:val="32"/>
          <w:szCs w:val="32"/>
        </w:rPr>
        <w:t>二是搭建了供应</w:t>
      </w:r>
      <w:proofErr w:type="gramStart"/>
      <w:r>
        <w:rPr>
          <w:rFonts w:ascii="仿宋" w:eastAsia="仿宋" w:hAnsi="仿宋" w:hint="eastAsia"/>
          <w:sz w:val="32"/>
          <w:szCs w:val="32"/>
        </w:rPr>
        <w:t>链金融</w:t>
      </w:r>
      <w:proofErr w:type="gramEnd"/>
      <w:r>
        <w:rPr>
          <w:rFonts w:ascii="仿宋" w:eastAsia="仿宋" w:hAnsi="仿宋" w:hint="eastAsia"/>
          <w:sz w:val="32"/>
          <w:szCs w:val="32"/>
        </w:rPr>
        <w:t>服务平台与管理平台。供应</w:t>
      </w:r>
      <w:proofErr w:type="gramStart"/>
      <w:r>
        <w:rPr>
          <w:rFonts w:ascii="仿宋" w:eastAsia="仿宋" w:hAnsi="仿宋" w:hint="eastAsia"/>
          <w:sz w:val="32"/>
          <w:szCs w:val="32"/>
        </w:rPr>
        <w:t>链金融</w:t>
      </w:r>
      <w:proofErr w:type="gramEnd"/>
      <w:r>
        <w:rPr>
          <w:rFonts w:ascii="仿宋" w:eastAsia="仿宋" w:hAnsi="仿宋" w:hint="eastAsia"/>
          <w:sz w:val="32"/>
          <w:szCs w:val="32"/>
        </w:rPr>
        <w:t>服务平台以电子票据等信用结算工具为主要载体，（模块首页，并点击左侧下方供应</w:t>
      </w:r>
      <w:proofErr w:type="gramStart"/>
      <w:r>
        <w:rPr>
          <w:rFonts w:ascii="仿宋" w:eastAsia="仿宋" w:hAnsi="仿宋" w:hint="eastAsia"/>
          <w:sz w:val="32"/>
          <w:szCs w:val="32"/>
        </w:rPr>
        <w:t>链金融</w:t>
      </w:r>
      <w:proofErr w:type="gramEnd"/>
      <w:r>
        <w:rPr>
          <w:rFonts w:ascii="仿宋" w:eastAsia="仿宋" w:hAnsi="仿宋" w:hint="eastAsia"/>
          <w:sz w:val="32"/>
          <w:szCs w:val="32"/>
        </w:rPr>
        <w:t>服务，展示供应</w:t>
      </w:r>
      <w:proofErr w:type="gramStart"/>
      <w:r>
        <w:rPr>
          <w:rFonts w:ascii="仿宋" w:eastAsia="仿宋" w:hAnsi="仿宋" w:hint="eastAsia"/>
          <w:sz w:val="32"/>
          <w:szCs w:val="32"/>
        </w:rPr>
        <w:t>链金融</w:t>
      </w:r>
      <w:proofErr w:type="gramEnd"/>
      <w:r>
        <w:rPr>
          <w:rFonts w:ascii="仿宋" w:eastAsia="仿宋" w:hAnsi="仿宋" w:hint="eastAsia"/>
          <w:sz w:val="32"/>
          <w:szCs w:val="32"/>
        </w:rPr>
        <w:t>服务平台菜单栏），对接</w:t>
      </w:r>
      <w:r w:rsidRPr="007D6B06">
        <w:rPr>
          <w:rFonts w:ascii="仿宋" w:eastAsia="仿宋" w:hAnsi="仿宋" w:hint="eastAsia"/>
          <w:color w:val="FF0000"/>
          <w:sz w:val="32"/>
          <w:szCs w:val="32"/>
        </w:rPr>
        <w:t>引入</w:t>
      </w:r>
      <w:r w:rsidR="00CC013C" w:rsidRPr="007D6B06">
        <w:rPr>
          <w:rFonts w:ascii="仿宋" w:eastAsia="仿宋" w:hAnsi="仿宋"/>
          <w:color w:val="FF0000"/>
          <w:sz w:val="32"/>
          <w:szCs w:val="32"/>
        </w:rPr>
        <w:t>13家商业银行</w:t>
      </w:r>
      <w:r>
        <w:rPr>
          <w:rFonts w:ascii="仿宋" w:eastAsia="仿宋" w:hAnsi="仿宋" w:hint="eastAsia"/>
          <w:sz w:val="32"/>
          <w:szCs w:val="32"/>
        </w:rPr>
        <w:t>金融资源，基于真实的贸易背景，为供应商提供综合金融服务</w:t>
      </w:r>
      <w:bookmarkStart w:id="1" w:name="_Hlk163130050"/>
      <w:r w:rsidR="00CC013C">
        <w:rPr>
          <w:rFonts w:ascii="仿宋" w:eastAsia="仿宋" w:hAnsi="仿宋" w:hint="eastAsia"/>
          <w:sz w:val="32"/>
          <w:szCs w:val="32"/>
        </w:rPr>
        <w:t>金</w:t>
      </w:r>
      <w:r w:rsidR="00CC013C" w:rsidRPr="007D6B06">
        <w:rPr>
          <w:rFonts w:ascii="仿宋" w:eastAsia="仿宋" w:hAnsi="仿宋" w:hint="eastAsia"/>
          <w:color w:val="FF0000"/>
          <w:sz w:val="32"/>
          <w:szCs w:val="32"/>
        </w:rPr>
        <w:t>额</w:t>
      </w:r>
      <w:r w:rsidR="00CC013C" w:rsidRPr="007D6B06">
        <w:rPr>
          <w:rFonts w:ascii="仿宋" w:eastAsia="仿宋" w:hAnsi="仿宋"/>
          <w:color w:val="FF0000"/>
          <w:sz w:val="32"/>
          <w:szCs w:val="32"/>
        </w:rPr>
        <w:t>22.37亿元</w:t>
      </w:r>
      <w:bookmarkEnd w:id="1"/>
      <w:r>
        <w:rPr>
          <w:rFonts w:ascii="仿宋" w:eastAsia="仿宋" w:hAnsi="仿宋" w:hint="eastAsia"/>
          <w:sz w:val="32"/>
          <w:szCs w:val="32"/>
        </w:rPr>
        <w:t>，促进航空产业链体系健康发展。</w:t>
      </w:r>
    </w:p>
    <w:p w14:paraId="2A34CD2F"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供应</w:t>
      </w:r>
      <w:proofErr w:type="gramStart"/>
      <w:r>
        <w:rPr>
          <w:rFonts w:ascii="仿宋" w:eastAsia="仿宋" w:hAnsi="仿宋" w:hint="eastAsia"/>
          <w:sz w:val="32"/>
          <w:szCs w:val="32"/>
        </w:rPr>
        <w:t>链金融</w:t>
      </w:r>
      <w:proofErr w:type="gramEnd"/>
      <w:r>
        <w:rPr>
          <w:rFonts w:ascii="仿宋" w:eastAsia="仿宋" w:hAnsi="仿宋" w:hint="eastAsia"/>
          <w:sz w:val="32"/>
          <w:szCs w:val="32"/>
        </w:rPr>
        <w:t>管理平台（模块首页，展示左侧菜单）包括商业信用管理模块，金融服务监控模块，以及金融风险监控模块，提升了企业商业信用管理水平及供应</w:t>
      </w:r>
      <w:proofErr w:type="gramStart"/>
      <w:r>
        <w:rPr>
          <w:rFonts w:ascii="仿宋" w:eastAsia="仿宋" w:hAnsi="仿宋" w:hint="eastAsia"/>
          <w:sz w:val="32"/>
          <w:szCs w:val="32"/>
        </w:rPr>
        <w:t>链金融</w:t>
      </w:r>
      <w:proofErr w:type="gramEnd"/>
      <w:r>
        <w:rPr>
          <w:rFonts w:ascii="仿宋" w:eastAsia="仿宋" w:hAnsi="仿宋" w:hint="eastAsia"/>
          <w:sz w:val="32"/>
          <w:szCs w:val="32"/>
        </w:rPr>
        <w:t>业务风险防控能力。</w:t>
      </w:r>
    </w:p>
    <w:p w14:paraId="46B05C31" w14:textId="2703B051" w:rsidR="00B260C0" w:rsidRDefault="00CA7DDA">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lastRenderedPageBreak/>
        <w:t>九、</w:t>
      </w:r>
      <w:r w:rsidR="00887BD1">
        <w:rPr>
          <w:rFonts w:ascii="黑体" w:eastAsia="黑体" w:hAnsi="黑体" w:hint="eastAsia"/>
          <w:sz w:val="32"/>
          <w:szCs w:val="32"/>
        </w:rPr>
        <w:t>应收应付管理模块</w:t>
      </w:r>
    </w:p>
    <w:p w14:paraId="410AE718" w14:textId="282E0D41" w:rsidR="00141111" w:rsidRDefault="00141111" w:rsidP="00141111">
      <w:pPr>
        <w:ind w:firstLineChars="200" w:firstLine="640"/>
        <w:rPr>
          <w:rFonts w:ascii="仿宋" w:eastAsia="仿宋" w:hAnsi="仿宋"/>
          <w:sz w:val="32"/>
          <w:szCs w:val="32"/>
        </w:rPr>
      </w:pPr>
      <w:r>
        <w:rPr>
          <w:rFonts w:ascii="仿宋" w:eastAsia="仿宋" w:hAnsi="仿宋" w:hint="eastAsia"/>
          <w:sz w:val="32"/>
          <w:szCs w:val="32"/>
        </w:rPr>
        <w:t>该模块包括应收账款、应付账款管理，实现了对境内全级次</w:t>
      </w:r>
      <w:r>
        <w:rPr>
          <w:rFonts w:ascii="仿宋" w:eastAsia="仿宋" w:hAnsi="仿宋" w:hint="eastAsia"/>
          <w:b/>
          <w:bCs/>
          <w:color w:val="FF0000"/>
          <w:sz w:val="32"/>
          <w:szCs w:val="32"/>
        </w:rPr>
        <w:t>579家</w:t>
      </w:r>
      <w:r w:rsidRPr="0069599A">
        <w:rPr>
          <w:rFonts w:ascii="仿宋" w:eastAsia="仿宋" w:hAnsi="仿宋" w:hint="eastAsia"/>
          <w:b/>
          <w:bCs/>
          <w:color w:val="FF0000"/>
          <w:sz w:val="32"/>
          <w:szCs w:val="32"/>
        </w:rPr>
        <w:t>非</w:t>
      </w:r>
      <w:proofErr w:type="gramStart"/>
      <w:r>
        <w:rPr>
          <w:rFonts w:ascii="仿宋" w:eastAsia="仿宋" w:hAnsi="仿宋" w:hint="eastAsia"/>
          <w:b/>
          <w:bCs/>
          <w:color w:val="FF0000"/>
          <w:sz w:val="32"/>
          <w:szCs w:val="32"/>
        </w:rPr>
        <w:t>航业务</w:t>
      </w:r>
      <w:proofErr w:type="gramEnd"/>
      <w:r w:rsidRPr="0069599A">
        <w:rPr>
          <w:rFonts w:ascii="仿宋" w:eastAsia="仿宋" w:hAnsi="仿宋" w:hint="eastAsia"/>
          <w:b/>
          <w:bCs/>
          <w:color w:val="FF0000"/>
          <w:sz w:val="32"/>
          <w:szCs w:val="32"/>
        </w:rPr>
        <w:t>单位</w:t>
      </w:r>
      <w:r>
        <w:rPr>
          <w:rFonts w:ascii="仿宋" w:eastAsia="仿宋" w:hAnsi="仿宋" w:hint="eastAsia"/>
          <w:sz w:val="32"/>
          <w:szCs w:val="32"/>
        </w:rPr>
        <w:t>应收、应付账款的统一管理</w:t>
      </w:r>
      <w:r w:rsidR="003062DD">
        <w:rPr>
          <w:rFonts w:ascii="仿宋" w:eastAsia="仿宋" w:hAnsi="仿宋" w:hint="eastAsia"/>
          <w:sz w:val="32"/>
          <w:szCs w:val="32"/>
        </w:rPr>
        <w:t>；</w:t>
      </w:r>
      <w:r w:rsidR="003062DD" w:rsidRPr="007A3CCD">
        <w:rPr>
          <w:rFonts w:ascii="仿宋" w:eastAsia="仿宋" w:hAnsi="仿宋" w:hint="eastAsia"/>
          <w:b/>
          <w:bCs/>
          <w:color w:val="FF0000"/>
          <w:sz w:val="32"/>
          <w:szCs w:val="32"/>
        </w:rPr>
        <w:t>对于</w:t>
      </w:r>
      <w:r>
        <w:rPr>
          <w:rFonts w:ascii="仿宋" w:eastAsia="仿宋" w:hAnsi="仿宋" w:hint="eastAsia"/>
          <w:b/>
          <w:bCs/>
          <w:color w:val="FF0000"/>
          <w:sz w:val="32"/>
          <w:szCs w:val="32"/>
        </w:rPr>
        <w:t>194家航空类单位因信息涉密，</w:t>
      </w:r>
      <w:proofErr w:type="gramStart"/>
      <w:r>
        <w:rPr>
          <w:rFonts w:ascii="仿宋" w:eastAsia="仿宋" w:hAnsi="仿宋" w:hint="eastAsia"/>
          <w:b/>
          <w:bCs/>
          <w:color w:val="FF0000"/>
          <w:sz w:val="32"/>
          <w:szCs w:val="32"/>
        </w:rPr>
        <w:t>未</w:t>
      </w:r>
      <w:r w:rsidR="003062DD">
        <w:rPr>
          <w:rFonts w:ascii="仿宋" w:eastAsia="仿宋" w:hAnsi="仿宋" w:hint="eastAsia"/>
          <w:b/>
          <w:bCs/>
          <w:color w:val="FF0000"/>
          <w:sz w:val="32"/>
          <w:szCs w:val="32"/>
        </w:rPr>
        <w:t>向数智计财</w:t>
      </w:r>
      <w:proofErr w:type="gramEnd"/>
      <w:r w:rsidR="003062DD">
        <w:rPr>
          <w:rFonts w:ascii="仿宋" w:eastAsia="仿宋" w:hAnsi="仿宋" w:hint="eastAsia"/>
          <w:b/>
          <w:bCs/>
          <w:color w:val="FF0000"/>
          <w:sz w:val="32"/>
          <w:szCs w:val="32"/>
        </w:rPr>
        <w:t>采集</w:t>
      </w:r>
      <w:r>
        <w:rPr>
          <w:rFonts w:ascii="仿宋" w:eastAsia="仿宋" w:hAnsi="仿宋" w:hint="eastAsia"/>
          <w:sz w:val="32"/>
          <w:szCs w:val="32"/>
        </w:rPr>
        <w:t>。</w:t>
      </w:r>
    </w:p>
    <w:p w14:paraId="76CD8EA7" w14:textId="62C296DC" w:rsidR="00B260C0" w:rsidRDefault="00887BD1">
      <w:pPr>
        <w:ind w:firstLineChars="200" w:firstLine="643"/>
        <w:rPr>
          <w:rFonts w:ascii="仿宋" w:eastAsia="仿宋" w:hAnsi="仿宋"/>
          <w:b/>
          <w:bCs/>
          <w:sz w:val="32"/>
          <w:szCs w:val="32"/>
        </w:rPr>
      </w:pPr>
      <w:r>
        <w:rPr>
          <w:rFonts w:ascii="仿宋" w:eastAsia="仿宋" w:hAnsi="仿宋" w:hint="eastAsia"/>
          <w:b/>
          <w:bCs/>
          <w:sz w:val="32"/>
          <w:szCs w:val="32"/>
        </w:rPr>
        <w:t>1.应收账款管理</w:t>
      </w:r>
    </w:p>
    <w:p w14:paraId="1500ACA9"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（首先</w:t>
      </w:r>
      <w:r>
        <w:rPr>
          <w:rFonts w:ascii="仿宋" w:eastAsia="仿宋" w:hAnsi="仿宋"/>
          <w:sz w:val="32"/>
          <w:szCs w:val="32"/>
        </w:rPr>
        <w:t>进入</w:t>
      </w:r>
      <w:r>
        <w:rPr>
          <w:rFonts w:ascii="仿宋" w:eastAsia="仿宋" w:hAnsi="仿宋" w:hint="eastAsia"/>
          <w:sz w:val="32"/>
          <w:szCs w:val="32"/>
        </w:rPr>
        <w:t>系统</w:t>
      </w:r>
      <w:r>
        <w:rPr>
          <w:rFonts w:ascii="仿宋" w:eastAsia="仿宋" w:hAnsi="仿宋"/>
          <w:sz w:val="32"/>
          <w:szCs w:val="32"/>
        </w:rPr>
        <w:t>切换</w:t>
      </w:r>
      <w:r>
        <w:rPr>
          <w:rFonts w:ascii="仿宋" w:eastAsia="仿宋" w:hAnsi="仿宋" w:hint="eastAsia"/>
          <w:sz w:val="32"/>
          <w:szCs w:val="32"/>
        </w:rPr>
        <w:t>右上角机构选择“</w:t>
      </w:r>
      <w:r>
        <w:rPr>
          <w:rFonts w:ascii="仿宋" w:eastAsia="仿宋" w:hAnsi="仿宋"/>
          <w:sz w:val="32"/>
          <w:szCs w:val="32"/>
        </w:rPr>
        <w:t>集团公司本部-集团公司计财部</w:t>
      </w:r>
      <w:r>
        <w:rPr>
          <w:rFonts w:ascii="仿宋" w:eastAsia="仿宋" w:hAnsi="仿宋" w:hint="eastAsia"/>
          <w:sz w:val="32"/>
          <w:szCs w:val="32"/>
        </w:rPr>
        <w:t>”</w:t>
      </w:r>
      <w:r>
        <w:rPr>
          <w:rFonts w:ascii="仿宋" w:eastAsia="仿宋" w:hAnsi="仿宋"/>
          <w:sz w:val="32"/>
          <w:szCs w:val="32"/>
        </w:rPr>
        <w:t>，</w:t>
      </w:r>
      <w:r>
        <w:rPr>
          <w:rFonts w:ascii="仿宋" w:eastAsia="仿宋" w:hAnsi="仿宋" w:hint="eastAsia"/>
          <w:sz w:val="32"/>
          <w:szCs w:val="32"/>
        </w:rPr>
        <w:t>通过首页机构数据概览搜索“中国航空工业集团有限公司”并点击可</w:t>
      </w:r>
      <w:proofErr w:type="gramStart"/>
      <w:r>
        <w:rPr>
          <w:rFonts w:ascii="仿宋" w:eastAsia="仿宋" w:hAnsi="仿宋" w:hint="eastAsia"/>
          <w:sz w:val="32"/>
          <w:szCs w:val="32"/>
        </w:rPr>
        <w:t>展示全级次</w:t>
      </w:r>
      <w:proofErr w:type="gramEnd"/>
      <w:r>
        <w:rPr>
          <w:rFonts w:ascii="仿宋" w:eastAsia="仿宋" w:hAnsi="仿宋" w:hint="eastAsia"/>
          <w:sz w:val="32"/>
          <w:szCs w:val="32"/>
        </w:rPr>
        <w:t xml:space="preserve">单位信息） </w:t>
      </w:r>
      <w:r>
        <w:rPr>
          <w:rFonts w:ascii="仿宋" w:eastAsia="仿宋" w:hAnsi="仿宋"/>
          <w:sz w:val="32"/>
          <w:szCs w:val="32"/>
        </w:rPr>
        <w:t xml:space="preserve">  </w:t>
      </w:r>
      <w:r>
        <w:rPr>
          <w:rFonts w:ascii="仿宋" w:eastAsia="仿宋" w:hAnsi="仿宋" w:hint="eastAsia"/>
          <w:sz w:val="32"/>
          <w:szCs w:val="32"/>
        </w:rPr>
        <w:t>通过首页可展示本级单位、下级单位以及合并口径的应收应付总额及应收应付前十大、信用评级统计、舆情信息等内容。</w:t>
      </w:r>
    </w:p>
    <w:p w14:paraId="55EC86FE" w14:textId="2D577F8F" w:rsidR="00B260C0" w:rsidRDefault="00887BD1">
      <w:pPr>
        <w:ind w:firstLineChars="200" w:firstLine="640"/>
        <w:rPr>
          <w:rFonts w:ascii="仿宋" w:eastAsia="仿宋" w:hAnsi="仿宋"/>
          <w:sz w:val="32"/>
          <w:szCs w:val="32"/>
        </w:rPr>
      </w:pPr>
      <w:r>
        <w:rPr>
          <w:rFonts w:ascii="仿宋" w:eastAsia="仿宋" w:hAnsi="仿宋" w:hint="eastAsia"/>
          <w:sz w:val="32"/>
          <w:szCs w:val="32"/>
        </w:rPr>
        <w:t>二是实现了前端业务信息穿透及多维度分析。</w:t>
      </w:r>
      <w:r>
        <w:rPr>
          <w:rFonts w:ascii="仿宋" w:eastAsia="仿宋" w:hAnsi="仿宋"/>
          <w:sz w:val="32"/>
          <w:szCs w:val="32"/>
        </w:rPr>
        <w:t xml:space="preserve"> </w:t>
      </w:r>
      <w:r>
        <w:rPr>
          <w:rFonts w:ascii="仿宋" w:eastAsia="仿宋" w:hAnsi="仿宋" w:hint="eastAsia"/>
          <w:sz w:val="32"/>
          <w:szCs w:val="32"/>
        </w:rPr>
        <w:t xml:space="preserve">（通过【债权债务管理】功能模块进入“应收账款台账”，查询条件“单位名称”处输入“中国航空工业集团有限公司”，按搜索按钮查询） </w:t>
      </w:r>
      <w:r>
        <w:rPr>
          <w:rFonts w:ascii="仿宋" w:eastAsia="仿宋" w:hAnsi="仿宋"/>
          <w:sz w:val="32"/>
          <w:szCs w:val="32"/>
        </w:rPr>
        <w:t xml:space="preserve">  </w:t>
      </w:r>
      <w:r>
        <w:rPr>
          <w:rFonts w:ascii="仿宋" w:eastAsia="仿宋" w:hAnsi="仿宋" w:hint="eastAsia"/>
          <w:sz w:val="32"/>
          <w:szCs w:val="32"/>
        </w:rPr>
        <w:t>该台</w:t>
      </w:r>
      <w:proofErr w:type="gramStart"/>
      <w:r>
        <w:rPr>
          <w:rFonts w:ascii="仿宋" w:eastAsia="仿宋" w:hAnsi="仿宋" w:hint="eastAsia"/>
          <w:sz w:val="32"/>
          <w:szCs w:val="32"/>
        </w:rPr>
        <w:t>账</w:t>
      </w:r>
      <w:proofErr w:type="gramEnd"/>
      <w:r>
        <w:rPr>
          <w:rFonts w:ascii="仿宋" w:eastAsia="仿宋" w:hAnsi="仿宋" w:hint="eastAsia"/>
          <w:sz w:val="32"/>
          <w:szCs w:val="32"/>
        </w:rPr>
        <w:t>包含集团公司合并口径下所有应收</w:t>
      </w:r>
      <w:proofErr w:type="gramStart"/>
      <w:r>
        <w:rPr>
          <w:rFonts w:ascii="仿宋" w:eastAsia="仿宋" w:hAnsi="仿宋" w:hint="eastAsia"/>
          <w:sz w:val="32"/>
          <w:szCs w:val="32"/>
        </w:rPr>
        <w:t>账款台</w:t>
      </w:r>
      <w:proofErr w:type="gramEnd"/>
      <w:r>
        <w:rPr>
          <w:rFonts w:ascii="仿宋" w:eastAsia="仿宋" w:hAnsi="仿宋" w:hint="eastAsia"/>
          <w:sz w:val="32"/>
          <w:szCs w:val="32"/>
        </w:rPr>
        <w:t>账信息。（</w:t>
      </w:r>
      <w:proofErr w:type="gramStart"/>
      <w:r>
        <w:rPr>
          <w:rFonts w:ascii="仿宋" w:eastAsia="仿宋" w:hAnsi="仿宋" w:hint="eastAsia"/>
          <w:sz w:val="32"/>
          <w:szCs w:val="32"/>
        </w:rPr>
        <w:t>点击台</w:t>
      </w:r>
      <w:proofErr w:type="gramEnd"/>
      <w:r>
        <w:rPr>
          <w:rFonts w:ascii="仿宋" w:eastAsia="仿宋" w:hAnsi="仿宋" w:hint="eastAsia"/>
          <w:sz w:val="32"/>
          <w:szCs w:val="32"/>
        </w:rPr>
        <w:t xml:space="preserve">账中“合同编号”，“发票代码”、“发票号码”或“数电票号码”） </w:t>
      </w:r>
      <w:r>
        <w:rPr>
          <w:rFonts w:ascii="仿宋" w:eastAsia="仿宋" w:hAnsi="仿宋"/>
          <w:sz w:val="32"/>
          <w:szCs w:val="32"/>
        </w:rPr>
        <w:t xml:space="preserve">   </w:t>
      </w:r>
      <w:r>
        <w:rPr>
          <w:rFonts w:ascii="仿宋" w:eastAsia="仿宋" w:hAnsi="仿宋" w:hint="eastAsia"/>
          <w:sz w:val="32"/>
          <w:szCs w:val="32"/>
        </w:rPr>
        <w:t>目前系统已与集团公司“数智计财”系统实现了互联互通，每日对接获取合同、发票等</w:t>
      </w:r>
      <w:r w:rsidR="00CC013C">
        <w:rPr>
          <w:rFonts w:ascii="仿宋" w:eastAsia="仿宋" w:hAnsi="仿宋" w:hint="eastAsia"/>
          <w:sz w:val="32"/>
          <w:szCs w:val="32"/>
        </w:rPr>
        <w:t>数据</w:t>
      </w:r>
      <w:r>
        <w:rPr>
          <w:rFonts w:ascii="仿宋" w:eastAsia="仿宋" w:hAnsi="仿宋" w:hint="eastAsia"/>
          <w:sz w:val="32"/>
          <w:szCs w:val="32"/>
        </w:rPr>
        <w:t>信息，实现了从主体、客商、账龄等多维度进行统计分析。</w:t>
      </w:r>
      <w:r>
        <w:rPr>
          <w:rFonts w:ascii="仿宋" w:eastAsia="仿宋" w:hAnsi="仿宋"/>
          <w:sz w:val="32"/>
          <w:szCs w:val="32"/>
        </w:rPr>
        <w:t xml:space="preserve"> </w:t>
      </w:r>
    </w:p>
    <w:p w14:paraId="6E038F91" w14:textId="10C54C4C" w:rsidR="00B260C0" w:rsidRDefault="00887BD1">
      <w:pPr>
        <w:ind w:firstLineChars="200" w:firstLine="640"/>
        <w:rPr>
          <w:rFonts w:ascii="仿宋" w:eastAsia="仿宋" w:hAnsi="仿宋"/>
          <w:sz w:val="32"/>
          <w:szCs w:val="32"/>
        </w:rPr>
      </w:pPr>
      <w:r>
        <w:rPr>
          <w:rFonts w:ascii="仿宋" w:eastAsia="仿宋" w:hAnsi="仿宋" w:hint="eastAsia"/>
          <w:sz w:val="32"/>
          <w:szCs w:val="32"/>
        </w:rPr>
        <w:t>三是实现了应收账</w:t>
      </w:r>
      <w:proofErr w:type="gramStart"/>
      <w:r>
        <w:rPr>
          <w:rFonts w:ascii="仿宋" w:eastAsia="仿宋" w:hAnsi="仿宋" w:hint="eastAsia"/>
          <w:sz w:val="32"/>
          <w:szCs w:val="32"/>
        </w:rPr>
        <w:t>龄</w:t>
      </w:r>
      <w:proofErr w:type="gramEnd"/>
      <w:r>
        <w:rPr>
          <w:rFonts w:ascii="仿宋" w:eastAsia="仿宋" w:hAnsi="仿宋" w:hint="eastAsia"/>
          <w:sz w:val="32"/>
          <w:szCs w:val="32"/>
        </w:rPr>
        <w:t>分析。（通过【风险监控管理】功能模块进入</w:t>
      </w:r>
      <w:proofErr w:type="gramStart"/>
      <w:r>
        <w:rPr>
          <w:rFonts w:ascii="仿宋" w:eastAsia="仿宋" w:hAnsi="仿宋" w:hint="eastAsia"/>
          <w:sz w:val="32"/>
          <w:szCs w:val="32"/>
        </w:rPr>
        <w:t>“</w:t>
      </w:r>
      <w:proofErr w:type="gramEnd"/>
      <w:r>
        <w:rPr>
          <w:rFonts w:ascii="仿宋" w:eastAsia="仿宋" w:hAnsi="仿宋" w:hint="eastAsia"/>
          <w:sz w:val="32"/>
          <w:szCs w:val="32"/>
        </w:rPr>
        <w:t>应收账</w:t>
      </w:r>
      <w:proofErr w:type="gramStart"/>
      <w:r>
        <w:rPr>
          <w:rFonts w:ascii="仿宋" w:eastAsia="仿宋" w:hAnsi="仿宋" w:hint="eastAsia"/>
          <w:sz w:val="32"/>
          <w:szCs w:val="32"/>
        </w:rPr>
        <w:t>龄</w:t>
      </w:r>
      <w:proofErr w:type="gramEnd"/>
      <w:r>
        <w:rPr>
          <w:rFonts w:ascii="仿宋" w:eastAsia="仿宋" w:hAnsi="仿宋" w:hint="eastAsia"/>
          <w:sz w:val="32"/>
          <w:szCs w:val="32"/>
        </w:rPr>
        <w:t>分析</w:t>
      </w:r>
      <w:proofErr w:type="gramStart"/>
      <w:r>
        <w:rPr>
          <w:rFonts w:ascii="仿宋" w:eastAsia="仿宋" w:hAnsi="仿宋" w:hint="eastAsia"/>
          <w:sz w:val="32"/>
          <w:szCs w:val="32"/>
        </w:rPr>
        <w:t>“</w:t>
      </w:r>
      <w:proofErr w:type="gramEnd"/>
      <w:r>
        <w:rPr>
          <w:rFonts w:ascii="仿宋" w:eastAsia="仿宋" w:hAnsi="仿宋" w:hint="eastAsia"/>
          <w:sz w:val="32"/>
          <w:szCs w:val="32"/>
        </w:rPr>
        <w:t>展示，随后点击“应收对方分析”展示）该应收款项监控分析功能可按照应收款账龄、企业规模，分类统计展示应收账款信息，通过不同维度的分类统计，识别应收账款风险。</w:t>
      </w:r>
    </w:p>
    <w:p w14:paraId="19A7B0F4"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四是实现了应收账款逾期提醒。（通过左侧【应收账款清欠】功能</w:t>
      </w:r>
      <w:r>
        <w:rPr>
          <w:rFonts w:ascii="仿宋" w:eastAsia="仿宋" w:hAnsi="仿宋" w:hint="eastAsia"/>
          <w:sz w:val="32"/>
          <w:szCs w:val="32"/>
        </w:rPr>
        <w:lastRenderedPageBreak/>
        <w:t xml:space="preserve">模块进入“应收账款到期提醒”） </w:t>
      </w:r>
      <w:r>
        <w:rPr>
          <w:rFonts w:ascii="仿宋" w:eastAsia="仿宋" w:hAnsi="仿宋"/>
          <w:sz w:val="32"/>
          <w:szCs w:val="32"/>
        </w:rPr>
        <w:t xml:space="preserve"> </w:t>
      </w:r>
      <w:r>
        <w:rPr>
          <w:rFonts w:ascii="仿宋" w:eastAsia="仿宋" w:hAnsi="仿宋" w:hint="eastAsia"/>
          <w:sz w:val="32"/>
          <w:szCs w:val="32"/>
        </w:rPr>
        <w:t xml:space="preserve">该功能通过核对本单位债权债务，制定相应的应收账款到期前提醒、到期后的催收计划，系统根据催收计划生成相应的催收函证，帮助企业及时关注应收账款到期信息。（点击首页“应收账款到期提醒”处） </w:t>
      </w:r>
      <w:r>
        <w:rPr>
          <w:rFonts w:ascii="仿宋" w:eastAsia="仿宋" w:hAnsi="仿宋"/>
          <w:sz w:val="32"/>
          <w:szCs w:val="32"/>
        </w:rPr>
        <w:t xml:space="preserve">  </w:t>
      </w:r>
      <w:r>
        <w:rPr>
          <w:rFonts w:ascii="仿宋" w:eastAsia="仿宋" w:hAnsi="仿宋" w:hint="eastAsia"/>
          <w:sz w:val="32"/>
          <w:szCs w:val="32"/>
        </w:rPr>
        <w:t>系统首页滚动展示应收账款到期提醒功能。</w:t>
      </w:r>
    </w:p>
    <w:p w14:paraId="513C3D1B" w14:textId="77777777" w:rsidR="00B260C0" w:rsidRDefault="00887BD1">
      <w:pPr>
        <w:ind w:firstLineChars="200" w:firstLine="643"/>
        <w:rPr>
          <w:rFonts w:ascii="仿宋" w:eastAsia="仿宋" w:hAnsi="仿宋"/>
          <w:b/>
          <w:bCs/>
          <w:sz w:val="32"/>
          <w:szCs w:val="32"/>
        </w:rPr>
      </w:pPr>
      <w:r>
        <w:rPr>
          <w:rFonts w:ascii="仿宋" w:eastAsia="仿宋" w:hAnsi="仿宋"/>
          <w:b/>
          <w:bCs/>
          <w:sz w:val="32"/>
          <w:szCs w:val="32"/>
        </w:rPr>
        <w:t>2.</w:t>
      </w:r>
      <w:r>
        <w:rPr>
          <w:rFonts w:ascii="仿宋" w:eastAsia="仿宋" w:hAnsi="仿宋" w:hint="eastAsia"/>
          <w:b/>
          <w:bCs/>
          <w:sz w:val="32"/>
          <w:szCs w:val="32"/>
        </w:rPr>
        <w:t>应付账款管理</w:t>
      </w:r>
    </w:p>
    <w:p w14:paraId="0F01250E"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一是实现应付</w:t>
      </w:r>
      <w:proofErr w:type="gramStart"/>
      <w:r>
        <w:rPr>
          <w:rFonts w:ascii="仿宋" w:eastAsia="仿宋" w:hAnsi="仿宋" w:hint="eastAsia"/>
          <w:sz w:val="32"/>
          <w:szCs w:val="32"/>
        </w:rPr>
        <w:t>账款全级次</w:t>
      </w:r>
      <w:proofErr w:type="gramEnd"/>
      <w:r>
        <w:rPr>
          <w:rFonts w:ascii="仿宋" w:eastAsia="仿宋" w:hAnsi="仿宋" w:hint="eastAsia"/>
          <w:sz w:val="32"/>
          <w:szCs w:val="32"/>
        </w:rPr>
        <w:t>统一管理。</w:t>
      </w:r>
    </w:p>
    <w:p w14:paraId="39F7414F"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 xml:space="preserve">二是实现多维度分析：（通过【债权债务管理】功能模块进入“应付账款台账”，查询条件“单位名称”处输入“中国航空工业集团有限公司”，按搜索按钮查询） </w:t>
      </w:r>
      <w:r>
        <w:rPr>
          <w:rFonts w:ascii="仿宋" w:eastAsia="仿宋" w:hAnsi="仿宋"/>
          <w:sz w:val="32"/>
          <w:szCs w:val="32"/>
        </w:rPr>
        <w:t xml:space="preserve">  </w:t>
      </w:r>
      <w:r>
        <w:rPr>
          <w:rFonts w:ascii="仿宋" w:eastAsia="仿宋" w:hAnsi="仿宋" w:hint="eastAsia"/>
          <w:sz w:val="32"/>
          <w:szCs w:val="32"/>
        </w:rPr>
        <w:t>系统通过采集各类信息实现从主体、客商、账龄等多维度进行统计分析。（通过【风险监控管理】功能模块进入“应付账</w:t>
      </w:r>
      <w:proofErr w:type="gramStart"/>
      <w:r>
        <w:rPr>
          <w:rFonts w:ascii="仿宋" w:eastAsia="仿宋" w:hAnsi="仿宋" w:hint="eastAsia"/>
          <w:sz w:val="32"/>
          <w:szCs w:val="32"/>
        </w:rPr>
        <w:t>龄</w:t>
      </w:r>
      <w:proofErr w:type="gramEnd"/>
      <w:r>
        <w:rPr>
          <w:rFonts w:ascii="仿宋" w:eastAsia="仿宋" w:hAnsi="仿宋" w:hint="eastAsia"/>
          <w:sz w:val="32"/>
          <w:szCs w:val="32"/>
        </w:rPr>
        <w:t>分析”）</w:t>
      </w:r>
    </w:p>
    <w:p w14:paraId="5D914884"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 xml:space="preserve">三是实现应付账款到期提醒。（通过【应收账款清欠】功能模块进入“应付账款到期提醒”）（点击首页“应付账款到期提醒”处） </w:t>
      </w:r>
      <w:r>
        <w:rPr>
          <w:rFonts w:ascii="仿宋" w:eastAsia="仿宋" w:hAnsi="仿宋"/>
          <w:sz w:val="32"/>
          <w:szCs w:val="32"/>
        </w:rPr>
        <w:t xml:space="preserve"> </w:t>
      </w:r>
      <w:r>
        <w:rPr>
          <w:rFonts w:ascii="仿宋" w:eastAsia="仿宋" w:hAnsi="仿宋" w:hint="eastAsia"/>
          <w:sz w:val="32"/>
          <w:szCs w:val="32"/>
        </w:rPr>
        <w:t>首页亦可滚动展示应付账款到期信息。</w:t>
      </w:r>
    </w:p>
    <w:p w14:paraId="2997E179"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此外，该模块还可实现对同一企业应收、应付款项的识别</w:t>
      </w:r>
    </w:p>
    <w:p w14:paraId="42B1998D"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（通过【债权债务管理】功能模块进入“应收、应付款项识别”）该功能包含对同一企业既有应收也有应付的台账信息。</w:t>
      </w:r>
    </w:p>
    <w:p w14:paraId="325C91B6" w14:textId="52532B33" w:rsidR="00B260C0" w:rsidRDefault="00CA7DDA">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十、</w:t>
      </w:r>
      <w:r w:rsidR="00887BD1">
        <w:rPr>
          <w:rFonts w:ascii="黑体" w:eastAsia="黑体" w:hAnsi="黑体" w:hint="eastAsia"/>
          <w:sz w:val="32"/>
          <w:szCs w:val="32"/>
        </w:rPr>
        <w:t>战略决策支持（</w:t>
      </w:r>
      <w:r w:rsidR="00887BD1" w:rsidRPr="00892EC2">
        <w:rPr>
          <w:rFonts w:ascii="黑体" w:eastAsia="黑体" w:hAnsi="黑体" w:hint="eastAsia"/>
          <w:sz w:val="32"/>
          <w:szCs w:val="32"/>
        </w:rPr>
        <w:t>突出重点：画像、报告</w:t>
      </w:r>
      <w:r w:rsidR="00887BD1">
        <w:rPr>
          <w:rFonts w:ascii="黑体" w:eastAsia="黑体" w:hAnsi="黑体" w:hint="eastAsia"/>
          <w:sz w:val="32"/>
          <w:szCs w:val="32"/>
        </w:rPr>
        <w:t>）</w:t>
      </w:r>
    </w:p>
    <w:p w14:paraId="244EC4A4" w14:textId="379D7F08" w:rsidR="00B260C0" w:rsidRDefault="00887BD1" w:rsidP="009E77B7">
      <w:pPr>
        <w:ind w:firstLineChars="200" w:firstLine="640"/>
        <w:rPr>
          <w:rFonts w:ascii="仿宋" w:eastAsia="仿宋" w:hAnsi="仿宋"/>
          <w:sz w:val="32"/>
          <w:szCs w:val="32"/>
        </w:rPr>
      </w:pPr>
      <w:r>
        <w:rPr>
          <w:rFonts w:ascii="仿宋" w:eastAsia="仿宋" w:hAnsi="仿宋" w:hint="eastAsia"/>
          <w:sz w:val="32"/>
          <w:szCs w:val="32"/>
        </w:rPr>
        <w:t>决策支持</w:t>
      </w:r>
      <w:r w:rsidR="009E77B7">
        <w:rPr>
          <w:rFonts w:ascii="仿宋" w:eastAsia="仿宋" w:hAnsi="仿宋" w:hint="eastAsia"/>
          <w:sz w:val="32"/>
          <w:szCs w:val="32"/>
        </w:rPr>
        <w:t>以数据监控为基础，算法模型为手段，风险防控为目标，聚焦</w:t>
      </w:r>
      <w:r>
        <w:rPr>
          <w:rFonts w:ascii="仿宋" w:eastAsia="仿宋" w:hAnsi="仿宋" w:hint="eastAsia"/>
          <w:sz w:val="32"/>
          <w:szCs w:val="32"/>
        </w:rPr>
        <w:t>全面覆盖集团公司资金使用情况、提高运营效率、提供智能化管理工具</w:t>
      </w:r>
      <w:r w:rsidR="009F3059">
        <w:rPr>
          <w:rFonts w:ascii="仿宋" w:eastAsia="仿宋" w:hAnsi="仿宋" w:hint="eastAsia"/>
          <w:sz w:val="32"/>
          <w:szCs w:val="32"/>
        </w:rPr>
        <w:t>，提升</w:t>
      </w:r>
      <w:r>
        <w:rPr>
          <w:rFonts w:ascii="仿宋" w:eastAsia="仿宋" w:hAnsi="仿宋" w:hint="eastAsia"/>
          <w:sz w:val="32"/>
          <w:szCs w:val="32"/>
        </w:rPr>
        <w:t>资金风险</w:t>
      </w:r>
      <w:r w:rsidR="009F3059">
        <w:rPr>
          <w:rFonts w:ascii="仿宋" w:eastAsia="仿宋" w:hAnsi="仿宋" w:hint="eastAsia"/>
          <w:sz w:val="32"/>
          <w:szCs w:val="32"/>
        </w:rPr>
        <w:t>防控能力</w:t>
      </w:r>
      <w:r>
        <w:rPr>
          <w:rFonts w:ascii="仿宋" w:eastAsia="仿宋" w:hAnsi="仿宋" w:hint="eastAsia"/>
          <w:sz w:val="32"/>
          <w:szCs w:val="32"/>
        </w:rPr>
        <w:t>。</w:t>
      </w:r>
    </w:p>
    <w:p w14:paraId="51699931" w14:textId="6190D212" w:rsidR="00417949" w:rsidRDefault="00887BD1">
      <w:pPr>
        <w:ind w:firstLineChars="200" w:firstLine="640"/>
        <w:rPr>
          <w:rFonts w:ascii="仿宋" w:eastAsia="仿宋" w:hAnsi="仿宋"/>
          <w:sz w:val="32"/>
          <w:szCs w:val="32"/>
        </w:rPr>
      </w:pPr>
      <w:r>
        <w:rPr>
          <w:rFonts w:ascii="仿宋" w:eastAsia="仿宋" w:hAnsi="仿宋" w:hint="eastAsia"/>
          <w:sz w:val="32"/>
          <w:szCs w:val="32"/>
        </w:rPr>
        <w:lastRenderedPageBreak/>
        <w:t>一通过大数据和AI算法模型对各业务主题域</w:t>
      </w:r>
      <w:r w:rsidR="006E0D33">
        <w:rPr>
          <w:rFonts w:ascii="仿宋" w:eastAsia="仿宋" w:hAnsi="仿宋" w:hint="eastAsia"/>
          <w:sz w:val="32"/>
          <w:szCs w:val="32"/>
        </w:rPr>
        <w:t>342</w:t>
      </w:r>
      <w:r>
        <w:rPr>
          <w:rFonts w:ascii="仿宋" w:eastAsia="仿宋" w:hAnsi="仿宋" w:hint="eastAsia"/>
          <w:sz w:val="32"/>
          <w:szCs w:val="32"/>
        </w:rPr>
        <w:t>个司库业务指标进行实时监控和统计分析，对内部企事业单位、外部交易往来方进行画像，以“AI+BI”形式进行互动展示</w:t>
      </w:r>
      <w:r w:rsidR="00FB7C88">
        <w:rPr>
          <w:rFonts w:ascii="仿宋" w:eastAsia="仿宋" w:hAnsi="仿宋" w:hint="eastAsia"/>
          <w:sz w:val="32"/>
          <w:szCs w:val="32"/>
        </w:rPr>
        <w:t>。</w:t>
      </w:r>
    </w:p>
    <w:p w14:paraId="7CDA9307" w14:textId="0BD7E8F7" w:rsidR="00B260C0" w:rsidRDefault="00FB7C88">
      <w:pPr>
        <w:ind w:firstLineChars="200" w:firstLine="640"/>
        <w:rPr>
          <w:rFonts w:ascii="仿宋" w:eastAsia="仿宋" w:hAnsi="仿宋"/>
          <w:sz w:val="32"/>
          <w:szCs w:val="32"/>
        </w:rPr>
      </w:pPr>
      <w:r>
        <w:rPr>
          <w:rFonts w:ascii="仿宋" w:eastAsia="仿宋" w:hAnsi="仿宋" w:hint="eastAsia"/>
          <w:sz w:val="32"/>
          <w:szCs w:val="32"/>
        </w:rPr>
        <w:t>在内部企事业单位画像方面，借助司库运营积累数据，建立综合评价模型，涵盖异常贸易监控、融资风险、支付风险等9个子主题，</w:t>
      </w:r>
      <w:r w:rsidR="00417949">
        <w:rPr>
          <w:rFonts w:ascii="仿宋" w:eastAsia="仿宋" w:hAnsi="仿宋" w:hint="eastAsia"/>
          <w:sz w:val="32"/>
          <w:szCs w:val="32"/>
        </w:rPr>
        <w:t>对本单位和集团整体分别进行评分，以雷达图的形式展现，</w:t>
      </w:r>
      <w:r>
        <w:rPr>
          <w:rFonts w:ascii="仿宋" w:eastAsia="仿宋" w:hAnsi="仿宋" w:hint="eastAsia"/>
          <w:sz w:val="32"/>
          <w:szCs w:val="32"/>
        </w:rPr>
        <w:t>反映</w:t>
      </w:r>
      <w:r w:rsidR="00417949">
        <w:rPr>
          <w:rFonts w:ascii="仿宋" w:eastAsia="仿宋" w:hAnsi="仿宋" w:hint="eastAsia"/>
          <w:sz w:val="32"/>
          <w:szCs w:val="32"/>
        </w:rPr>
        <w:t>本</w:t>
      </w:r>
      <w:r>
        <w:rPr>
          <w:rFonts w:ascii="仿宋" w:eastAsia="仿宋" w:hAnsi="仿宋" w:hint="eastAsia"/>
          <w:sz w:val="32"/>
          <w:szCs w:val="32"/>
        </w:rPr>
        <w:t>单位画像</w:t>
      </w:r>
      <w:r w:rsidR="00417949">
        <w:rPr>
          <w:rFonts w:ascii="仿宋" w:eastAsia="仿宋" w:hAnsi="仿宋" w:hint="eastAsia"/>
          <w:sz w:val="32"/>
          <w:szCs w:val="32"/>
        </w:rPr>
        <w:t>以及与集团整体画像的对比情况。</w:t>
      </w:r>
    </w:p>
    <w:p w14:paraId="5308EA2A" w14:textId="4351ECAD" w:rsidR="002570B2" w:rsidRDefault="002570B2">
      <w:pPr>
        <w:ind w:firstLineChars="200" w:firstLine="640"/>
        <w:rPr>
          <w:rFonts w:ascii="仿宋" w:eastAsia="仿宋" w:hAnsi="仿宋"/>
          <w:sz w:val="32"/>
          <w:szCs w:val="32"/>
        </w:rPr>
      </w:pPr>
      <w:r>
        <w:rPr>
          <w:rFonts w:ascii="仿宋" w:eastAsia="仿宋" w:hAnsi="仿宋" w:hint="eastAsia"/>
          <w:sz w:val="32"/>
          <w:szCs w:val="32"/>
        </w:rPr>
        <w:t>在</w:t>
      </w:r>
      <w:r w:rsidR="00C245A0">
        <w:rPr>
          <w:rFonts w:ascii="仿宋" w:eastAsia="仿宋" w:hAnsi="仿宋" w:hint="eastAsia"/>
          <w:sz w:val="32"/>
          <w:szCs w:val="32"/>
        </w:rPr>
        <w:t>合作方</w:t>
      </w:r>
      <w:r>
        <w:rPr>
          <w:rFonts w:ascii="仿宋" w:eastAsia="仿宋" w:hAnsi="仿宋" w:hint="eastAsia"/>
          <w:sz w:val="32"/>
          <w:szCs w:val="32"/>
        </w:rPr>
        <w:t>的画像方面，通过</w:t>
      </w:r>
      <w:r w:rsidR="00371F50">
        <w:rPr>
          <w:rFonts w:ascii="仿宋" w:eastAsia="仿宋" w:hAnsi="仿宋" w:hint="eastAsia"/>
          <w:sz w:val="32"/>
          <w:szCs w:val="32"/>
        </w:rPr>
        <w:t>对接</w:t>
      </w:r>
      <w:proofErr w:type="gramStart"/>
      <w:r>
        <w:rPr>
          <w:rFonts w:ascii="仿宋" w:eastAsia="仿宋" w:hAnsi="仿宋" w:hint="eastAsia"/>
          <w:sz w:val="32"/>
          <w:szCs w:val="32"/>
        </w:rPr>
        <w:t>企信查</w:t>
      </w:r>
      <w:proofErr w:type="gramEnd"/>
      <w:r w:rsidR="00371F50">
        <w:rPr>
          <w:rFonts w:ascii="仿宋" w:eastAsia="仿宋" w:hAnsi="仿宋" w:hint="eastAsia"/>
          <w:sz w:val="32"/>
          <w:szCs w:val="32"/>
        </w:rPr>
        <w:t>，</w:t>
      </w:r>
      <w:r>
        <w:rPr>
          <w:rFonts w:ascii="仿宋" w:eastAsia="仿宋" w:hAnsi="仿宋" w:hint="eastAsia"/>
          <w:sz w:val="32"/>
          <w:szCs w:val="32"/>
        </w:rPr>
        <w:t>引入外部</w:t>
      </w:r>
      <w:r w:rsidRPr="007A3CCD">
        <w:rPr>
          <w:rFonts w:ascii="仿宋" w:eastAsia="仿宋" w:hAnsi="仿宋" w:hint="eastAsia"/>
          <w:b/>
          <w:bCs/>
          <w:color w:val="FF0000"/>
          <w:sz w:val="32"/>
          <w:szCs w:val="32"/>
        </w:rPr>
        <w:t>工商</w:t>
      </w:r>
      <w:r w:rsidR="00E36C57" w:rsidRPr="007A3CCD">
        <w:rPr>
          <w:rFonts w:ascii="仿宋" w:eastAsia="仿宋" w:hAnsi="仿宋" w:hint="eastAsia"/>
          <w:b/>
          <w:bCs/>
          <w:color w:val="FF0000"/>
          <w:sz w:val="32"/>
          <w:szCs w:val="32"/>
        </w:rPr>
        <w:t>、税务</w:t>
      </w:r>
      <w:r w:rsidR="00E36C57">
        <w:rPr>
          <w:rFonts w:ascii="仿宋" w:eastAsia="仿宋" w:hAnsi="仿宋" w:hint="eastAsia"/>
          <w:sz w:val="32"/>
          <w:szCs w:val="32"/>
        </w:rPr>
        <w:t>等信息</w:t>
      </w:r>
      <w:r>
        <w:rPr>
          <w:rFonts w:ascii="仿宋" w:eastAsia="仿宋" w:hAnsi="仿宋" w:hint="eastAsia"/>
          <w:sz w:val="32"/>
          <w:szCs w:val="32"/>
        </w:rPr>
        <w:t>，对</w:t>
      </w:r>
      <w:r w:rsidR="00BA63CB">
        <w:rPr>
          <w:rFonts w:ascii="仿宋" w:eastAsia="仿宋" w:hAnsi="仿宋" w:hint="eastAsia"/>
          <w:sz w:val="32"/>
          <w:szCs w:val="32"/>
        </w:rPr>
        <w:t>合作单位</w:t>
      </w:r>
      <w:r>
        <w:rPr>
          <w:rFonts w:ascii="仿宋" w:eastAsia="仿宋" w:hAnsi="仿宋" w:hint="eastAsia"/>
          <w:sz w:val="32"/>
          <w:szCs w:val="32"/>
        </w:rPr>
        <w:t>基本信息、法律诉讼、经营风险等信息进行查询监控。</w:t>
      </w:r>
    </w:p>
    <w:p w14:paraId="6847705F" w14:textId="20C0E5DC" w:rsidR="00B260C0" w:rsidRDefault="00887BD1">
      <w:pPr>
        <w:ind w:firstLineChars="200" w:firstLine="640"/>
        <w:rPr>
          <w:rFonts w:ascii="仿宋" w:eastAsia="仿宋" w:hAnsi="仿宋"/>
          <w:sz w:val="32"/>
          <w:szCs w:val="32"/>
        </w:rPr>
      </w:pPr>
      <w:r w:rsidRPr="0075626E">
        <w:rPr>
          <w:rFonts w:ascii="仿宋" w:eastAsia="仿宋" w:hAnsi="仿宋" w:hint="eastAsia"/>
          <w:sz w:val="32"/>
          <w:szCs w:val="32"/>
        </w:rPr>
        <w:t>二是通过系统自动生成</w:t>
      </w:r>
      <w:r w:rsidR="00EB3BDE" w:rsidRPr="0075626E">
        <w:rPr>
          <w:rFonts w:ascii="仿宋" w:eastAsia="仿宋" w:hAnsi="仿宋" w:hint="eastAsia"/>
          <w:sz w:val="32"/>
          <w:szCs w:val="32"/>
        </w:rPr>
        <w:t>司库管理</w:t>
      </w:r>
      <w:r w:rsidRPr="0075626E">
        <w:rPr>
          <w:rFonts w:ascii="仿宋" w:eastAsia="仿宋" w:hAnsi="仿宋" w:hint="eastAsia"/>
          <w:sz w:val="32"/>
          <w:szCs w:val="32"/>
        </w:rPr>
        <w:t>报告，</w:t>
      </w:r>
      <w:r w:rsidR="00830517" w:rsidRPr="0075626E">
        <w:rPr>
          <w:rFonts w:ascii="仿宋" w:eastAsia="仿宋" w:hAnsi="仿宋" w:hint="eastAsia"/>
          <w:sz w:val="32"/>
          <w:szCs w:val="32"/>
        </w:rPr>
        <w:t>内容涵盖</w:t>
      </w:r>
      <w:r w:rsidR="0075626E" w:rsidRPr="00892EC2">
        <w:rPr>
          <w:rFonts w:ascii="仿宋" w:eastAsia="仿宋" w:hAnsi="仿宋" w:hint="eastAsia"/>
          <w:sz w:val="32"/>
          <w:szCs w:val="32"/>
        </w:rPr>
        <w:t>银行账户、资金集中、资金结算、资金预算、债务融资与担保、金融市场业务管理等</w:t>
      </w:r>
      <w:r w:rsidR="0075626E" w:rsidRPr="00892EC2">
        <w:rPr>
          <w:rFonts w:ascii="仿宋" w:eastAsia="仿宋" w:hAnsi="仿宋"/>
          <w:sz w:val="32"/>
          <w:szCs w:val="32"/>
        </w:rPr>
        <w:t>6大主题</w:t>
      </w:r>
      <w:r w:rsidR="00830517" w:rsidRPr="00892EC2">
        <w:rPr>
          <w:rFonts w:ascii="仿宋" w:eastAsia="仿宋" w:hAnsi="仿宋" w:hint="eastAsia"/>
          <w:sz w:val="32"/>
          <w:szCs w:val="32"/>
        </w:rPr>
        <w:t>，为集团公司经营决策提供支撑。</w:t>
      </w:r>
    </w:p>
    <w:p w14:paraId="3CEC13B2" w14:textId="17E5D009" w:rsidR="00371F50" w:rsidRPr="00371F50" w:rsidRDefault="00371F50">
      <w:pPr>
        <w:ind w:firstLineChars="200" w:firstLine="640"/>
        <w:rPr>
          <w:rFonts w:ascii="仿宋" w:eastAsia="仿宋" w:hAnsi="仿宋"/>
          <w:color w:val="FF0000"/>
          <w:sz w:val="32"/>
          <w:szCs w:val="32"/>
        </w:rPr>
      </w:pPr>
      <w:r w:rsidRPr="007A3CCD">
        <w:rPr>
          <w:rFonts w:ascii="仿宋" w:eastAsia="仿宋" w:hAnsi="仿宋" w:hint="eastAsia"/>
          <w:color w:val="FF0000"/>
          <w:sz w:val="32"/>
          <w:szCs w:val="32"/>
        </w:rPr>
        <w:t>三是通过对接万得、同花顺等外部数据，掌握宏观动态、行业趋势等信息。</w:t>
      </w:r>
    </w:p>
    <w:p w14:paraId="17AEDE08" w14:textId="1A1993CA" w:rsidR="00B260C0" w:rsidRDefault="00CA7DDA">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十一、</w:t>
      </w:r>
      <w:r w:rsidR="00887BD1">
        <w:rPr>
          <w:rFonts w:ascii="黑体" w:eastAsia="黑体" w:hAnsi="黑体" w:hint="eastAsia"/>
          <w:sz w:val="32"/>
          <w:szCs w:val="32"/>
        </w:rPr>
        <w:t>虚假贸易风险识别</w:t>
      </w:r>
    </w:p>
    <w:p w14:paraId="2A889380" w14:textId="233EDE46" w:rsidR="00B260C0" w:rsidRDefault="00887BD1">
      <w:pPr>
        <w:ind w:firstLineChars="200" w:firstLine="640"/>
        <w:rPr>
          <w:rFonts w:ascii="仿宋" w:eastAsia="仿宋" w:hAnsi="仿宋"/>
          <w:sz w:val="32"/>
          <w:szCs w:val="32"/>
        </w:rPr>
      </w:pPr>
      <w:r>
        <w:rPr>
          <w:rFonts w:ascii="仿宋" w:eastAsia="仿宋" w:hAnsi="仿宋" w:hint="eastAsia"/>
          <w:sz w:val="32"/>
          <w:szCs w:val="32"/>
        </w:rPr>
        <w:t>一是</w:t>
      </w:r>
      <w:r w:rsidR="002570B2">
        <w:rPr>
          <w:rFonts w:ascii="仿宋" w:eastAsia="仿宋" w:hAnsi="仿宋" w:hint="eastAsia"/>
          <w:sz w:val="32"/>
          <w:szCs w:val="32"/>
        </w:rPr>
        <w:t>在</w:t>
      </w:r>
      <w:r>
        <w:rPr>
          <w:rFonts w:ascii="仿宋" w:eastAsia="仿宋" w:hAnsi="仿宋" w:hint="eastAsia"/>
          <w:sz w:val="32"/>
          <w:szCs w:val="32"/>
        </w:rPr>
        <w:t>司库系统中建立异常贸易监测模型，对企业购销交易流程中的交易数据进行识别分析，实现对空转、走单以及融资性贸易等异常贸易行为的监控与防范。（展示三合一系统菜单2.5.1异常贸易分析）</w:t>
      </w:r>
    </w:p>
    <w:p w14:paraId="548F70FD"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二是异常贸易监测模型包括</w:t>
      </w:r>
      <w:proofErr w:type="gramStart"/>
      <w:r>
        <w:rPr>
          <w:rFonts w:ascii="仿宋" w:eastAsia="仿宋" w:hAnsi="仿宋" w:hint="eastAsia"/>
          <w:sz w:val="32"/>
          <w:szCs w:val="32"/>
        </w:rPr>
        <w:t>空转走</w:t>
      </w:r>
      <w:proofErr w:type="gramEnd"/>
      <w:r>
        <w:rPr>
          <w:rFonts w:ascii="仿宋" w:eastAsia="仿宋" w:hAnsi="仿宋" w:hint="eastAsia"/>
          <w:sz w:val="32"/>
          <w:szCs w:val="32"/>
        </w:rPr>
        <w:t>单审查模型及融资性贸易审查模型，模型基于4大类一级指标，6大类二级指标，18个三级指标形成，模型指标数据贯通合同、发票、仓储、工商等内外部数据信息，模型还具有高度的灵活性和</w:t>
      </w:r>
      <w:proofErr w:type="gramStart"/>
      <w:r>
        <w:rPr>
          <w:rFonts w:ascii="仿宋" w:eastAsia="仿宋" w:hAnsi="仿宋" w:hint="eastAsia"/>
          <w:sz w:val="32"/>
          <w:szCs w:val="32"/>
        </w:rPr>
        <w:t>可</w:t>
      </w:r>
      <w:proofErr w:type="gramEnd"/>
      <w:r>
        <w:rPr>
          <w:rFonts w:ascii="仿宋" w:eastAsia="仿宋" w:hAnsi="仿宋" w:hint="eastAsia"/>
          <w:sz w:val="32"/>
          <w:szCs w:val="32"/>
        </w:rPr>
        <w:t>扩展性，可自定义风险规则调整指标阈值。</w:t>
      </w:r>
      <w:r>
        <w:rPr>
          <w:rFonts w:ascii="仿宋" w:eastAsia="仿宋" w:hAnsi="仿宋" w:hint="eastAsia"/>
          <w:sz w:val="32"/>
          <w:szCs w:val="32"/>
        </w:rPr>
        <w:lastRenderedPageBreak/>
        <w:t>（展示三合一系统2.5.2策略规则权重占比调节）</w:t>
      </w:r>
    </w:p>
    <w:p w14:paraId="1DEE6B6F" w14:textId="3DE1E37E" w:rsidR="00B260C0" w:rsidRDefault="00887BD1">
      <w:pPr>
        <w:ind w:firstLineChars="200" w:firstLine="640"/>
        <w:rPr>
          <w:rFonts w:ascii="仿宋" w:eastAsia="仿宋" w:hAnsi="仿宋"/>
          <w:sz w:val="32"/>
          <w:szCs w:val="32"/>
        </w:rPr>
      </w:pPr>
      <w:r>
        <w:rPr>
          <w:rFonts w:ascii="仿宋" w:eastAsia="仿宋" w:hAnsi="仿宋" w:hint="eastAsia"/>
          <w:sz w:val="32"/>
          <w:szCs w:val="32"/>
        </w:rPr>
        <w:t>三是实现从交易对手、</w:t>
      </w:r>
      <w:proofErr w:type="gramStart"/>
      <w:r w:rsidR="00830517">
        <w:rPr>
          <w:rFonts w:ascii="仿宋" w:eastAsia="仿宋" w:hAnsi="仿宋" w:hint="eastAsia"/>
          <w:sz w:val="32"/>
          <w:szCs w:val="32"/>
        </w:rPr>
        <w:t>货权转移</w:t>
      </w:r>
      <w:proofErr w:type="gramEnd"/>
      <w:r w:rsidR="00830517">
        <w:rPr>
          <w:rFonts w:ascii="仿宋" w:eastAsia="仿宋" w:hAnsi="仿宋" w:hint="eastAsia"/>
          <w:sz w:val="32"/>
          <w:szCs w:val="32"/>
        </w:rPr>
        <w:t>、</w:t>
      </w:r>
      <w:r>
        <w:rPr>
          <w:rFonts w:ascii="仿宋" w:eastAsia="仿宋" w:hAnsi="仿宋" w:hint="eastAsia"/>
          <w:sz w:val="32"/>
          <w:szCs w:val="32"/>
        </w:rPr>
        <w:t>合同签订及支付结算等重点环节的数据筛查（展示三合一系统2.5.1异常贸易分析-结果列表-点击前几条数据展示），根据筛查命中因子的比重分别亮灰、黄、红灯预警，实现全流程动态防控，有效识别管控虚假贸易问题线索。模型已在集团公司贸易审计专项工作中应用。</w:t>
      </w:r>
    </w:p>
    <w:p w14:paraId="5E9C4CC7" w14:textId="2D852078" w:rsidR="00B260C0" w:rsidRPr="00892EC2" w:rsidRDefault="00CA7DDA">
      <w:pPr>
        <w:pStyle w:val="1"/>
        <w:spacing w:before="0" w:after="0" w:line="240" w:lineRule="auto"/>
        <w:ind w:firstLineChars="200" w:firstLine="643"/>
        <w:rPr>
          <w:rFonts w:ascii="黑体" w:eastAsia="黑体" w:hAnsi="黑体"/>
          <w:sz w:val="32"/>
          <w:szCs w:val="32"/>
        </w:rPr>
      </w:pPr>
      <w:r w:rsidRPr="00892EC2">
        <w:rPr>
          <w:rFonts w:ascii="黑体" w:eastAsia="黑体" w:hAnsi="黑体" w:hint="eastAsia"/>
          <w:sz w:val="32"/>
          <w:szCs w:val="32"/>
        </w:rPr>
        <w:t>十二、</w:t>
      </w:r>
      <w:r w:rsidR="00887BD1" w:rsidRPr="00892EC2">
        <w:rPr>
          <w:rFonts w:ascii="黑体" w:eastAsia="黑体" w:hAnsi="黑体" w:hint="eastAsia"/>
          <w:sz w:val="32"/>
          <w:szCs w:val="32"/>
        </w:rPr>
        <w:t>挂靠</w:t>
      </w:r>
      <w:r w:rsidR="00140282" w:rsidRPr="00892EC2">
        <w:rPr>
          <w:rFonts w:ascii="黑体" w:eastAsia="黑体" w:hAnsi="黑体" w:hint="eastAsia"/>
          <w:sz w:val="32"/>
          <w:szCs w:val="32"/>
        </w:rPr>
        <w:t>监控</w:t>
      </w:r>
    </w:p>
    <w:p w14:paraId="36660B7A" w14:textId="26C440A3" w:rsidR="00BA714F" w:rsidRDefault="00BA714F" w:rsidP="00BA714F">
      <w:pPr>
        <w:ind w:firstLineChars="200" w:firstLine="640"/>
        <w:rPr>
          <w:rFonts w:ascii="仿宋" w:eastAsia="仿宋" w:hAnsi="仿宋"/>
          <w:sz w:val="32"/>
          <w:szCs w:val="32"/>
        </w:rPr>
      </w:pPr>
      <w:r w:rsidRPr="00BA714F">
        <w:rPr>
          <w:rFonts w:ascii="仿宋" w:eastAsia="仿宋" w:hAnsi="仿宋" w:hint="eastAsia"/>
          <w:sz w:val="32"/>
          <w:szCs w:val="32"/>
          <w:highlight w:val="cyan"/>
        </w:rPr>
        <w:t>（点击“挂靠监控”</w:t>
      </w:r>
      <w:r w:rsidRPr="00BA714F">
        <w:rPr>
          <w:rFonts w:ascii="Arial" w:eastAsia="仿宋" w:hAnsi="Arial" w:cs="Arial"/>
          <w:sz w:val="32"/>
          <w:szCs w:val="32"/>
          <w:highlight w:val="cyan"/>
        </w:rPr>
        <w:t>→</w:t>
      </w:r>
      <w:r w:rsidRPr="00BA714F">
        <w:rPr>
          <w:rFonts w:ascii="仿宋" w:eastAsia="仿宋" w:hAnsi="仿宋" w:hint="eastAsia"/>
          <w:sz w:val="32"/>
          <w:szCs w:val="32"/>
          <w:highlight w:val="cyan"/>
        </w:rPr>
        <w:t>“</w:t>
      </w:r>
      <w:r w:rsidRPr="00892EC2">
        <w:rPr>
          <w:highlight w:val="cyan"/>
        </w:rPr>
        <w:t xml:space="preserve"> </w:t>
      </w:r>
      <w:r w:rsidRPr="00892EC2">
        <w:rPr>
          <w:rFonts w:ascii="仿宋" w:eastAsia="仿宋" w:hAnsi="仿宋" w:hint="eastAsia"/>
          <w:sz w:val="32"/>
          <w:szCs w:val="32"/>
          <w:highlight w:val="cyan"/>
        </w:rPr>
        <w:t>挂靠企业名录管理</w:t>
      </w:r>
      <w:r w:rsidRPr="00BA714F">
        <w:rPr>
          <w:rFonts w:ascii="仿宋" w:eastAsia="仿宋" w:hAnsi="仿宋" w:hint="eastAsia"/>
          <w:sz w:val="32"/>
          <w:szCs w:val="32"/>
          <w:highlight w:val="cyan"/>
        </w:rPr>
        <w:t>”）</w:t>
      </w:r>
    </w:p>
    <w:p w14:paraId="2D3A44C3" w14:textId="0E952E06" w:rsidR="00B260C0" w:rsidRDefault="002A4173" w:rsidP="000518AF">
      <w:pPr>
        <w:ind w:firstLineChars="200" w:firstLine="640"/>
        <w:rPr>
          <w:rFonts w:ascii="仿宋" w:eastAsia="仿宋" w:hAnsi="仿宋"/>
          <w:sz w:val="32"/>
          <w:szCs w:val="32"/>
        </w:rPr>
      </w:pPr>
      <w:r>
        <w:rPr>
          <w:rFonts w:ascii="仿宋" w:eastAsia="仿宋" w:hAnsi="仿宋" w:hint="eastAsia"/>
          <w:sz w:val="32"/>
          <w:szCs w:val="32"/>
        </w:rPr>
        <w:t>通过建立挂靠单位筛查模型（股权关系模型和</w:t>
      </w:r>
      <w:r w:rsidRPr="002A4173">
        <w:rPr>
          <w:rFonts w:ascii="仿宋" w:eastAsia="仿宋" w:hAnsi="仿宋" w:hint="eastAsia"/>
          <w:sz w:val="32"/>
          <w:szCs w:val="32"/>
        </w:rPr>
        <w:t>企业名称相似</w:t>
      </w:r>
      <w:r>
        <w:rPr>
          <w:rFonts w:ascii="仿宋" w:eastAsia="仿宋" w:hAnsi="仿宋" w:hint="eastAsia"/>
          <w:sz w:val="32"/>
          <w:szCs w:val="32"/>
        </w:rPr>
        <w:t>度</w:t>
      </w:r>
      <w:r w:rsidRPr="002A4173">
        <w:rPr>
          <w:rFonts w:ascii="仿宋" w:eastAsia="仿宋" w:hAnsi="仿宋" w:hint="eastAsia"/>
          <w:sz w:val="32"/>
          <w:szCs w:val="32"/>
        </w:rPr>
        <w:t>模型</w:t>
      </w:r>
      <w:r>
        <w:rPr>
          <w:rFonts w:ascii="仿宋" w:eastAsia="仿宋" w:hAnsi="仿宋" w:hint="eastAsia"/>
          <w:sz w:val="32"/>
          <w:szCs w:val="32"/>
        </w:rPr>
        <w:t>），</w:t>
      </w:r>
      <w:r w:rsidR="00887BD1">
        <w:rPr>
          <w:rFonts w:ascii="仿宋" w:eastAsia="仿宋" w:hAnsi="仿宋" w:hint="eastAsia"/>
          <w:sz w:val="32"/>
          <w:szCs w:val="32"/>
        </w:rPr>
        <w:t>实现对集团挂靠单位的自动筛查</w:t>
      </w:r>
      <w:r>
        <w:rPr>
          <w:rFonts w:ascii="仿宋" w:eastAsia="仿宋" w:hAnsi="仿宋" w:hint="eastAsia"/>
          <w:sz w:val="32"/>
          <w:szCs w:val="32"/>
        </w:rPr>
        <w:t>。通过系统可以看到筛查</w:t>
      </w:r>
      <w:r w:rsidR="000518AF">
        <w:rPr>
          <w:rFonts w:ascii="仿宋" w:eastAsia="仿宋" w:hAnsi="仿宋" w:hint="eastAsia"/>
          <w:sz w:val="32"/>
          <w:szCs w:val="32"/>
        </w:rPr>
        <w:t>出全集团的民营</w:t>
      </w:r>
      <w:r>
        <w:rPr>
          <w:rFonts w:ascii="仿宋" w:eastAsia="仿宋" w:hAnsi="仿宋" w:hint="eastAsia"/>
          <w:sz w:val="32"/>
          <w:szCs w:val="32"/>
        </w:rPr>
        <w:t>挂靠单位</w:t>
      </w:r>
      <w:r w:rsidR="000518AF" w:rsidRPr="00D25905">
        <w:rPr>
          <w:rFonts w:ascii="仿宋" w:eastAsia="仿宋" w:hAnsi="仿宋"/>
          <w:sz w:val="32"/>
          <w:szCs w:val="32"/>
          <w:rPrChange w:id="2" w:author="yichao liu" w:date="2024-04-10T16:49:00Z" w16du:dateUtc="2024-04-10T08:49:00Z">
            <w:rPr>
              <w:rFonts w:ascii="仿宋" w:eastAsia="仿宋" w:hAnsi="仿宋"/>
              <w:sz w:val="32"/>
              <w:szCs w:val="32"/>
              <w:highlight w:val="yellow"/>
            </w:rPr>
          </w:rPrChange>
        </w:rPr>
        <w:t>1983家</w:t>
      </w:r>
      <w:r w:rsidR="000518AF">
        <w:rPr>
          <w:rFonts w:ascii="仿宋" w:eastAsia="仿宋" w:hAnsi="仿宋" w:hint="eastAsia"/>
          <w:sz w:val="32"/>
          <w:szCs w:val="32"/>
        </w:rPr>
        <w:t>；</w:t>
      </w:r>
      <w:r w:rsidR="00BA714F" w:rsidRPr="00BA714F">
        <w:rPr>
          <w:rFonts w:ascii="仿宋" w:eastAsia="仿宋" w:hAnsi="仿宋" w:hint="eastAsia"/>
          <w:sz w:val="32"/>
          <w:szCs w:val="32"/>
          <w:highlight w:val="cyan"/>
        </w:rPr>
        <w:t>（点击“</w:t>
      </w:r>
      <w:r w:rsidR="00BA714F">
        <w:rPr>
          <w:rFonts w:ascii="仿宋" w:eastAsia="仿宋" w:hAnsi="仿宋" w:hint="eastAsia"/>
          <w:sz w:val="32"/>
          <w:szCs w:val="32"/>
          <w:highlight w:val="cyan"/>
        </w:rPr>
        <w:t>异常资金收支</w:t>
      </w:r>
      <w:r w:rsidR="00BA714F" w:rsidRPr="00BA714F">
        <w:rPr>
          <w:rFonts w:ascii="仿宋" w:eastAsia="仿宋" w:hAnsi="仿宋" w:hint="eastAsia"/>
          <w:sz w:val="32"/>
          <w:szCs w:val="32"/>
          <w:highlight w:val="cyan"/>
        </w:rPr>
        <w:t>”）</w:t>
      </w:r>
      <w:r w:rsidR="000518AF">
        <w:rPr>
          <w:rFonts w:ascii="仿宋" w:eastAsia="仿宋" w:hAnsi="仿宋" w:hint="eastAsia"/>
          <w:sz w:val="32"/>
          <w:szCs w:val="32"/>
        </w:rPr>
        <w:t>同时对挂靠费等异常收支进行实时监测。</w:t>
      </w:r>
      <w:r w:rsidR="00BA714F" w:rsidRPr="00BA714F">
        <w:rPr>
          <w:rFonts w:ascii="仿宋" w:eastAsia="仿宋" w:hAnsi="仿宋" w:hint="eastAsia"/>
          <w:sz w:val="32"/>
          <w:szCs w:val="32"/>
          <w:highlight w:val="cyan"/>
        </w:rPr>
        <w:t>（点击“</w:t>
      </w:r>
      <w:r w:rsidR="00BA714F">
        <w:rPr>
          <w:rFonts w:ascii="仿宋" w:eastAsia="仿宋" w:hAnsi="仿宋" w:hint="eastAsia"/>
          <w:sz w:val="32"/>
          <w:szCs w:val="32"/>
          <w:highlight w:val="cyan"/>
        </w:rPr>
        <w:t>虚假挂靠企业调查</w:t>
      </w:r>
      <w:r w:rsidR="00BA714F" w:rsidRPr="00BA714F">
        <w:rPr>
          <w:rFonts w:ascii="仿宋" w:eastAsia="仿宋" w:hAnsi="仿宋" w:hint="eastAsia"/>
          <w:sz w:val="32"/>
          <w:szCs w:val="32"/>
          <w:highlight w:val="cyan"/>
        </w:rPr>
        <w:t>”）</w:t>
      </w:r>
      <w:r w:rsidR="00140282">
        <w:rPr>
          <w:rFonts w:ascii="仿宋" w:eastAsia="仿宋" w:hAnsi="仿宋" w:hint="eastAsia"/>
          <w:sz w:val="32"/>
          <w:szCs w:val="32"/>
        </w:rPr>
        <w:t>下一步将</w:t>
      </w:r>
      <w:r w:rsidR="000518AF">
        <w:rPr>
          <w:rFonts w:ascii="仿宋" w:eastAsia="仿宋" w:hAnsi="仿宋" w:hint="eastAsia"/>
          <w:sz w:val="32"/>
          <w:szCs w:val="32"/>
        </w:rPr>
        <w:t>继续</w:t>
      </w:r>
      <w:r w:rsidR="001E30BF">
        <w:rPr>
          <w:rFonts w:ascii="仿宋" w:eastAsia="仿宋" w:hAnsi="仿宋" w:hint="eastAsia"/>
          <w:sz w:val="32"/>
          <w:szCs w:val="32"/>
        </w:rPr>
        <w:t>优化</w:t>
      </w:r>
      <w:r w:rsidR="000518AF">
        <w:rPr>
          <w:rFonts w:ascii="仿宋" w:eastAsia="仿宋" w:hAnsi="仿宋" w:hint="eastAsia"/>
          <w:sz w:val="32"/>
          <w:szCs w:val="32"/>
        </w:rPr>
        <w:t>挂靠经营</w:t>
      </w:r>
      <w:r w:rsidR="00140282">
        <w:rPr>
          <w:rFonts w:ascii="仿宋" w:eastAsia="仿宋" w:hAnsi="仿宋" w:hint="eastAsia"/>
          <w:sz w:val="32"/>
          <w:szCs w:val="32"/>
        </w:rPr>
        <w:t>人工确权</w:t>
      </w:r>
      <w:r w:rsidR="000518AF">
        <w:rPr>
          <w:rFonts w:ascii="仿宋" w:eastAsia="仿宋" w:hAnsi="仿宋" w:hint="eastAsia"/>
          <w:sz w:val="32"/>
          <w:szCs w:val="32"/>
        </w:rPr>
        <w:t>功能和</w:t>
      </w:r>
      <w:r w:rsidR="00140282">
        <w:rPr>
          <w:rFonts w:ascii="仿宋" w:eastAsia="仿宋" w:hAnsi="仿宋" w:hint="eastAsia"/>
          <w:sz w:val="32"/>
          <w:szCs w:val="32"/>
        </w:rPr>
        <w:t>风险预警模型</w:t>
      </w:r>
      <w:r w:rsidR="000518AF">
        <w:rPr>
          <w:rFonts w:ascii="仿宋" w:eastAsia="仿宋" w:hAnsi="仿宋" w:hint="eastAsia"/>
          <w:sz w:val="32"/>
          <w:szCs w:val="32"/>
        </w:rPr>
        <w:t>构建</w:t>
      </w:r>
      <w:r w:rsidR="00140282">
        <w:rPr>
          <w:rFonts w:ascii="仿宋" w:eastAsia="仿宋" w:hAnsi="仿宋" w:hint="eastAsia"/>
          <w:sz w:val="32"/>
          <w:szCs w:val="32"/>
        </w:rPr>
        <w:t>，推动集团公司及所属单位建立健全挂靠单位治理机制。</w:t>
      </w:r>
    </w:p>
    <w:p w14:paraId="2F6CB7D8" w14:textId="5E25E42D" w:rsidR="00B260C0" w:rsidRDefault="00CA7DDA">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十三、</w:t>
      </w:r>
      <w:r w:rsidR="00887BD1">
        <w:rPr>
          <w:rFonts w:ascii="黑体" w:eastAsia="黑体" w:hAnsi="黑体" w:hint="eastAsia"/>
          <w:sz w:val="32"/>
          <w:szCs w:val="32"/>
        </w:rPr>
        <w:t>风险防控</w:t>
      </w:r>
    </w:p>
    <w:p w14:paraId="78D5AC7C" w14:textId="53240887" w:rsidR="00B260C0" w:rsidRDefault="001E30BF">
      <w:pPr>
        <w:ind w:firstLineChars="200" w:firstLine="640"/>
        <w:rPr>
          <w:rFonts w:ascii="仿宋" w:eastAsia="仿宋" w:hAnsi="仿宋"/>
          <w:sz w:val="32"/>
          <w:szCs w:val="32"/>
        </w:rPr>
      </w:pPr>
      <w:r>
        <w:rPr>
          <w:rFonts w:ascii="仿宋" w:eastAsia="仿宋" w:hAnsi="仿宋" w:hint="eastAsia"/>
          <w:sz w:val="32"/>
          <w:szCs w:val="32"/>
        </w:rPr>
        <w:t>一是建设</w:t>
      </w:r>
      <w:r w:rsidR="00887BD1">
        <w:rPr>
          <w:rFonts w:ascii="仿宋" w:eastAsia="仿宋" w:hAnsi="仿宋" w:hint="eastAsia"/>
          <w:sz w:val="32"/>
          <w:szCs w:val="32"/>
        </w:rPr>
        <w:t>舞弊</w:t>
      </w:r>
      <w:r w:rsidR="00FB7C88">
        <w:rPr>
          <w:rFonts w:ascii="仿宋" w:eastAsia="仿宋" w:hAnsi="仿宋" w:hint="eastAsia"/>
          <w:sz w:val="32"/>
          <w:szCs w:val="32"/>
        </w:rPr>
        <w:t>风险</w:t>
      </w:r>
      <w:r w:rsidR="00887BD1">
        <w:rPr>
          <w:rFonts w:ascii="仿宋" w:eastAsia="仿宋" w:hAnsi="仿宋" w:hint="eastAsia"/>
          <w:sz w:val="32"/>
          <w:szCs w:val="32"/>
        </w:rPr>
        <w:t>、合</w:t>
      </w:r>
      <w:proofErr w:type="gramStart"/>
      <w:r w:rsidR="00887BD1">
        <w:rPr>
          <w:rFonts w:ascii="仿宋" w:eastAsia="仿宋" w:hAnsi="仿宋" w:hint="eastAsia"/>
          <w:sz w:val="32"/>
          <w:szCs w:val="32"/>
        </w:rPr>
        <w:t>规</w:t>
      </w:r>
      <w:proofErr w:type="gramEnd"/>
      <w:r w:rsidR="00FB7C88">
        <w:rPr>
          <w:rFonts w:ascii="仿宋" w:eastAsia="仿宋" w:hAnsi="仿宋" w:hint="eastAsia"/>
          <w:sz w:val="32"/>
          <w:szCs w:val="32"/>
        </w:rPr>
        <w:t>风险</w:t>
      </w:r>
      <w:r w:rsidR="00887BD1">
        <w:rPr>
          <w:rFonts w:ascii="仿宋" w:eastAsia="仿宋" w:hAnsi="仿宋" w:hint="eastAsia"/>
          <w:sz w:val="32"/>
          <w:szCs w:val="32"/>
        </w:rPr>
        <w:t>、流动性</w:t>
      </w:r>
      <w:r w:rsidR="00FB7C88">
        <w:rPr>
          <w:rFonts w:ascii="仿宋" w:eastAsia="仿宋" w:hAnsi="仿宋" w:hint="eastAsia"/>
          <w:sz w:val="32"/>
          <w:szCs w:val="32"/>
        </w:rPr>
        <w:t>风险</w:t>
      </w:r>
      <w:r w:rsidR="00887BD1">
        <w:rPr>
          <w:rFonts w:ascii="仿宋" w:eastAsia="仿宋" w:hAnsi="仿宋" w:hint="eastAsia"/>
          <w:sz w:val="32"/>
          <w:szCs w:val="32"/>
        </w:rPr>
        <w:t>和金融市场风险</w:t>
      </w:r>
      <w:r>
        <w:rPr>
          <w:rFonts w:ascii="仿宋" w:eastAsia="仿宋" w:hAnsi="仿宋" w:hint="eastAsia"/>
          <w:sz w:val="32"/>
          <w:szCs w:val="32"/>
        </w:rPr>
        <w:t>防控功能模块，</w:t>
      </w:r>
      <w:r w:rsidR="00887BD1">
        <w:rPr>
          <w:rFonts w:ascii="仿宋" w:eastAsia="仿宋" w:hAnsi="仿宋" w:hint="eastAsia"/>
          <w:sz w:val="32"/>
          <w:szCs w:val="32"/>
        </w:rPr>
        <w:t>在13个维度上进行重点监控，</w:t>
      </w:r>
      <w:r w:rsidR="00FB7C88">
        <w:rPr>
          <w:rFonts w:ascii="仿宋" w:eastAsia="仿宋" w:hAnsi="仿宋" w:hint="eastAsia"/>
          <w:sz w:val="32"/>
          <w:szCs w:val="32"/>
        </w:rPr>
        <w:t>识别四类风险相关的169个管控指征，</w:t>
      </w:r>
      <w:r w:rsidR="00887BD1" w:rsidRPr="00892EC2">
        <w:rPr>
          <w:rFonts w:ascii="仿宋" w:eastAsia="仿宋" w:hAnsi="仿宋" w:hint="eastAsia"/>
          <w:sz w:val="32"/>
          <w:szCs w:val="32"/>
        </w:rPr>
        <w:t>监控指标和分析模型全部固化在系统内，</w:t>
      </w:r>
      <w:r w:rsidR="00887BD1">
        <w:rPr>
          <w:rFonts w:ascii="仿宋" w:eastAsia="仿宋" w:hAnsi="仿宋" w:hint="eastAsia"/>
          <w:sz w:val="32"/>
          <w:szCs w:val="32"/>
        </w:rPr>
        <w:t>根据业务数据动态更新。</w:t>
      </w:r>
    </w:p>
    <w:p w14:paraId="38471B24" w14:textId="37E1A156" w:rsidR="00B260C0" w:rsidRDefault="00887BD1">
      <w:pPr>
        <w:ind w:firstLineChars="200" w:firstLine="640"/>
        <w:rPr>
          <w:rFonts w:ascii="仿宋" w:eastAsia="仿宋" w:hAnsi="仿宋"/>
          <w:sz w:val="32"/>
          <w:szCs w:val="32"/>
        </w:rPr>
      </w:pPr>
      <w:r>
        <w:rPr>
          <w:rFonts w:ascii="仿宋" w:eastAsia="仿宋" w:hAnsi="仿宋" w:hint="eastAsia"/>
          <w:sz w:val="32"/>
          <w:szCs w:val="32"/>
        </w:rPr>
        <w:t>在</w:t>
      </w:r>
      <w:r w:rsidR="00FB7C88">
        <w:rPr>
          <w:rFonts w:ascii="仿宋" w:eastAsia="仿宋" w:hAnsi="仿宋" w:hint="eastAsia"/>
          <w:sz w:val="32"/>
          <w:szCs w:val="32"/>
        </w:rPr>
        <w:t>防范</w:t>
      </w:r>
      <w:r>
        <w:rPr>
          <w:rFonts w:ascii="仿宋" w:eastAsia="仿宋" w:hAnsi="仿宋" w:hint="eastAsia"/>
          <w:sz w:val="32"/>
          <w:szCs w:val="32"/>
        </w:rPr>
        <w:t>舞弊</w:t>
      </w:r>
      <w:r w:rsidR="00FB7C88">
        <w:rPr>
          <w:rFonts w:ascii="仿宋" w:eastAsia="仿宋" w:hAnsi="仿宋" w:hint="eastAsia"/>
          <w:sz w:val="32"/>
          <w:szCs w:val="32"/>
        </w:rPr>
        <w:t>风险</w:t>
      </w:r>
      <w:r>
        <w:rPr>
          <w:rFonts w:ascii="仿宋" w:eastAsia="仿宋" w:hAnsi="仿宋" w:hint="eastAsia"/>
          <w:sz w:val="32"/>
          <w:szCs w:val="32"/>
        </w:rPr>
        <w:t>和合</w:t>
      </w:r>
      <w:proofErr w:type="gramStart"/>
      <w:r>
        <w:rPr>
          <w:rFonts w:ascii="仿宋" w:eastAsia="仿宋" w:hAnsi="仿宋" w:hint="eastAsia"/>
          <w:sz w:val="32"/>
          <w:szCs w:val="32"/>
        </w:rPr>
        <w:t>规</w:t>
      </w:r>
      <w:proofErr w:type="gramEnd"/>
      <w:r w:rsidR="00FB7C88">
        <w:rPr>
          <w:rFonts w:ascii="仿宋" w:eastAsia="仿宋" w:hAnsi="仿宋" w:hint="eastAsia"/>
          <w:sz w:val="32"/>
          <w:szCs w:val="32"/>
        </w:rPr>
        <w:t>风险</w:t>
      </w:r>
      <w:r>
        <w:rPr>
          <w:rFonts w:ascii="仿宋" w:eastAsia="仿宋" w:hAnsi="仿宋" w:hint="eastAsia"/>
          <w:sz w:val="32"/>
          <w:szCs w:val="32"/>
        </w:rPr>
        <w:t>方面，进一步加强了账户管理和票据风险监控，在资金支付环节对金额、频次、用途、对象均设置</w:t>
      </w:r>
      <w:proofErr w:type="gramStart"/>
      <w:r>
        <w:rPr>
          <w:rFonts w:ascii="仿宋" w:eastAsia="仿宋" w:hAnsi="仿宋" w:hint="eastAsia"/>
          <w:sz w:val="32"/>
          <w:szCs w:val="32"/>
        </w:rPr>
        <w:t>了触警</w:t>
      </w:r>
      <w:proofErr w:type="gramEnd"/>
      <w:r>
        <w:rPr>
          <w:rFonts w:ascii="仿宋" w:eastAsia="仿宋" w:hAnsi="仿宋" w:hint="eastAsia"/>
          <w:sz w:val="32"/>
          <w:szCs w:val="32"/>
        </w:rPr>
        <w:t>阈值。通过建立司库黑名单体系，集成国资委、工信部、公安部、司法部、</w:t>
      </w:r>
      <w:r>
        <w:rPr>
          <w:rFonts w:ascii="仿宋" w:eastAsia="仿宋" w:hAnsi="仿宋" w:hint="eastAsia"/>
          <w:sz w:val="32"/>
          <w:szCs w:val="32"/>
        </w:rPr>
        <w:lastRenderedPageBreak/>
        <w:t>人民银行等十个监管机构的公示信息，动态更新登记资金往来黑名单超45万家次，累计提示预警交易风险5.8万余次。</w:t>
      </w:r>
    </w:p>
    <w:p w14:paraId="1AE904EE" w14:textId="563A434B" w:rsidR="00B260C0" w:rsidRDefault="00887BD1">
      <w:pPr>
        <w:ind w:firstLineChars="200" w:firstLine="640"/>
        <w:rPr>
          <w:rFonts w:ascii="仿宋" w:eastAsia="仿宋" w:hAnsi="仿宋"/>
          <w:sz w:val="32"/>
          <w:szCs w:val="32"/>
        </w:rPr>
      </w:pPr>
      <w:r>
        <w:rPr>
          <w:rFonts w:ascii="仿宋" w:eastAsia="仿宋" w:hAnsi="仿宋" w:hint="eastAsia"/>
          <w:sz w:val="32"/>
          <w:szCs w:val="32"/>
        </w:rPr>
        <w:t>在</w:t>
      </w:r>
      <w:r w:rsidR="001E30BF">
        <w:rPr>
          <w:rFonts w:ascii="仿宋" w:eastAsia="仿宋" w:hAnsi="仿宋" w:hint="eastAsia"/>
          <w:sz w:val="32"/>
          <w:szCs w:val="32"/>
        </w:rPr>
        <w:t>防范</w:t>
      </w:r>
      <w:r>
        <w:rPr>
          <w:rFonts w:ascii="仿宋" w:eastAsia="仿宋" w:hAnsi="仿宋" w:hint="eastAsia"/>
          <w:sz w:val="32"/>
          <w:szCs w:val="32"/>
        </w:rPr>
        <w:t>流动性风险方面，通过建立全集团单位的信用五级分类矩阵，将各单位债务融资金额与期限与现金流情况相匹配，并建立了重点关注企业名单，实施司库流动性预警。</w:t>
      </w:r>
    </w:p>
    <w:p w14:paraId="786ED18F" w14:textId="14348458" w:rsidR="00B260C0" w:rsidRDefault="001E30BF">
      <w:pPr>
        <w:ind w:firstLineChars="200" w:firstLine="640"/>
        <w:rPr>
          <w:rFonts w:ascii="仿宋" w:eastAsia="仿宋" w:hAnsi="仿宋"/>
          <w:sz w:val="32"/>
          <w:szCs w:val="32"/>
        </w:rPr>
      </w:pPr>
      <w:r>
        <w:rPr>
          <w:rFonts w:ascii="仿宋" w:eastAsia="仿宋" w:hAnsi="仿宋" w:hint="eastAsia"/>
          <w:sz w:val="32"/>
          <w:szCs w:val="32"/>
        </w:rPr>
        <w:t>在防范</w:t>
      </w:r>
      <w:r w:rsidR="00887BD1">
        <w:rPr>
          <w:rFonts w:ascii="仿宋" w:eastAsia="仿宋" w:hAnsi="仿宋" w:hint="eastAsia"/>
          <w:sz w:val="32"/>
          <w:szCs w:val="32"/>
        </w:rPr>
        <w:t>金融市场风险方面，通过监测利率、汇率和金融衍生业务，提供宏观资讯展示，提升集团和成员单位的风险管理能力。</w:t>
      </w:r>
      <w:r w:rsidR="002570B2">
        <w:rPr>
          <w:rFonts w:ascii="仿宋" w:eastAsia="仿宋" w:hAnsi="仿宋" w:hint="eastAsia"/>
          <w:sz w:val="32"/>
          <w:szCs w:val="32"/>
        </w:rPr>
        <w:t>此外</w:t>
      </w:r>
      <w:r w:rsidR="00AC7BB8">
        <w:rPr>
          <w:rFonts w:ascii="仿宋" w:eastAsia="仿宋" w:hAnsi="仿宋" w:hint="eastAsia"/>
          <w:sz w:val="32"/>
          <w:szCs w:val="32"/>
        </w:rPr>
        <w:t>为加强银行关系管理，</w:t>
      </w:r>
      <w:r w:rsidR="002570B2">
        <w:rPr>
          <w:rFonts w:ascii="仿宋" w:eastAsia="仿宋" w:hAnsi="仿宋" w:hint="eastAsia"/>
          <w:sz w:val="32"/>
          <w:szCs w:val="32"/>
        </w:rPr>
        <w:t>通过建立银行评价体系，</w:t>
      </w:r>
      <w:r w:rsidR="00AC7BB8">
        <w:rPr>
          <w:rFonts w:ascii="仿宋" w:eastAsia="仿宋" w:hAnsi="仿宋" w:hint="eastAsia"/>
          <w:sz w:val="32"/>
          <w:szCs w:val="32"/>
        </w:rPr>
        <w:t>每季度</w:t>
      </w:r>
      <w:r w:rsidR="002570B2">
        <w:rPr>
          <w:rFonts w:ascii="仿宋" w:eastAsia="仿宋" w:hAnsi="仿宋" w:hint="eastAsia"/>
          <w:sz w:val="32"/>
          <w:szCs w:val="32"/>
        </w:rPr>
        <w:t>对集团战略合作银行进行</w:t>
      </w:r>
      <w:r w:rsidR="00AC7BB8">
        <w:rPr>
          <w:rFonts w:ascii="仿宋" w:eastAsia="仿宋" w:hAnsi="仿宋" w:hint="eastAsia"/>
          <w:sz w:val="32"/>
          <w:szCs w:val="32"/>
        </w:rPr>
        <w:t>评分，纳入司库系统集中管理。</w:t>
      </w:r>
    </w:p>
    <w:p w14:paraId="12015A10" w14:textId="45A9AAE5" w:rsidR="000C53C5" w:rsidRDefault="000C53C5">
      <w:pPr>
        <w:ind w:firstLineChars="200" w:firstLine="640"/>
        <w:rPr>
          <w:rFonts w:ascii="仿宋" w:eastAsia="仿宋" w:hAnsi="仿宋"/>
          <w:sz w:val="32"/>
          <w:szCs w:val="32"/>
        </w:rPr>
      </w:pPr>
      <w:r>
        <w:rPr>
          <w:rFonts w:ascii="仿宋" w:eastAsia="仿宋" w:hAnsi="仿宋" w:hint="eastAsia"/>
          <w:sz w:val="32"/>
          <w:szCs w:val="32"/>
        </w:rPr>
        <w:t>二是通过系统自动生成风险管理报告，</w:t>
      </w:r>
      <w:r w:rsidR="001E30BF" w:rsidRPr="001E30BF">
        <w:rPr>
          <w:rFonts w:ascii="仿宋" w:eastAsia="仿宋" w:hAnsi="仿宋" w:hint="eastAsia"/>
          <w:sz w:val="32"/>
          <w:szCs w:val="32"/>
        </w:rPr>
        <w:t>根据监测防范结果</w:t>
      </w:r>
      <w:r w:rsidR="001E30BF">
        <w:rPr>
          <w:rFonts w:ascii="仿宋" w:eastAsia="仿宋" w:hAnsi="仿宋" w:hint="eastAsia"/>
          <w:sz w:val="32"/>
          <w:szCs w:val="32"/>
        </w:rPr>
        <w:t>，对四类风险进行风险指标分析监控。</w:t>
      </w:r>
    </w:p>
    <w:p w14:paraId="34DC912D" w14:textId="6CD78496" w:rsidR="00371F50" w:rsidRDefault="00371F50" w:rsidP="00371F50">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十四、组织管理</w:t>
      </w:r>
    </w:p>
    <w:p w14:paraId="039C1016" w14:textId="73B5C36E" w:rsidR="00D25905" w:rsidRPr="00D25905" w:rsidRDefault="00D25905">
      <w:pPr>
        <w:ind w:firstLineChars="200" w:firstLine="640"/>
        <w:rPr>
          <w:ins w:id="3" w:author="yichao liu" w:date="2024-04-10T16:50:00Z" w16du:dateUtc="2024-04-10T08:50:00Z"/>
          <w:rFonts w:ascii="仿宋" w:eastAsia="仿宋" w:hAnsi="仿宋"/>
          <w:color w:val="FF0000"/>
          <w:sz w:val="32"/>
          <w:szCs w:val="32"/>
          <w:rPrChange w:id="4" w:author="yichao liu" w:date="2024-04-10T16:51:00Z" w16du:dateUtc="2024-04-10T08:51:00Z">
            <w:rPr>
              <w:ins w:id="5" w:author="yichao liu" w:date="2024-04-10T16:50:00Z" w16du:dateUtc="2024-04-10T08:50:00Z"/>
              <w:rFonts w:ascii="仿宋" w:eastAsia="仿宋" w:hAnsi="仿宋"/>
              <w:sz w:val="32"/>
              <w:szCs w:val="32"/>
            </w:rPr>
          </w:rPrChange>
        </w:rPr>
      </w:pPr>
      <w:ins w:id="6" w:author="yichao liu" w:date="2024-04-10T16:50:00Z" w16du:dateUtc="2024-04-10T08:50:00Z">
        <w:r w:rsidRPr="00D25905">
          <w:rPr>
            <w:rFonts w:ascii="仿宋" w:eastAsia="仿宋" w:hAnsi="仿宋" w:hint="eastAsia"/>
            <w:color w:val="FF0000"/>
            <w:sz w:val="32"/>
            <w:szCs w:val="32"/>
            <w:rPrChange w:id="7" w:author="yichao liu" w:date="2024-04-10T16:51:00Z" w16du:dateUtc="2024-04-10T08:51:00Z">
              <w:rPr>
                <w:rFonts w:ascii="仿宋" w:eastAsia="仿宋" w:hAnsi="仿宋" w:hint="eastAsia"/>
                <w:sz w:val="32"/>
                <w:szCs w:val="32"/>
              </w:rPr>
            </w:rPrChange>
          </w:rPr>
          <w:t>以商网IDAS平台为基础，对集团全级次单位、组织、人员</w:t>
        </w:r>
        <w:proofErr w:type="gramStart"/>
        <w:r w:rsidRPr="00D25905">
          <w:rPr>
            <w:rFonts w:ascii="仿宋" w:eastAsia="仿宋" w:hAnsi="仿宋" w:hint="eastAsia"/>
            <w:color w:val="FF0000"/>
            <w:sz w:val="32"/>
            <w:szCs w:val="32"/>
            <w:rPrChange w:id="8" w:author="yichao liu" w:date="2024-04-10T16:51:00Z" w16du:dateUtc="2024-04-10T08:51:00Z">
              <w:rPr>
                <w:rFonts w:ascii="仿宋" w:eastAsia="仿宋" w:hAnsi="仿宋" w:hint="eastAsia"/>
                <w:sz w:val="32"/>
                <w:szCs w:val="32"/>
              </w:rPr>
            </w:rPrChange>
          </w:rPr>
          <w:t>主数据</w:t>
        </w:r>
        <w:proofErr w:type="gramEnd"/>
        <w:r w:rsidRPr="00D25905">
          <w:rPr>
            <w:rFonts w:ascii="仿宋" w:eastAsia="仿宋" w:hAnsi="仿宋" w:hint="eastAsia"/>
            <w:color w:val="FF0000"/>
            <w:sz w:val="32"/>
            <w:szCs w:val="32"/>
            <w:rPrChange w:id="9" w:author="yichao liu" w:date="2024-04-10T16:51:00Z" w16du:dateUtc="2024-04-10T08:51:00Z">
              <w:rPr>
                <w:rFonts w:ascii="仿宋" w:eastAsia="仿宋" w:hAnsi="仿宋" w:hint="eastAsia"/>
                <w:sz w:val="32"/>
                <w:szCs w:val="32"/>
              </w:rPr>
            </w:rPrChange>
          </w:rPr>
          <w:t>进行统一管理</w:t>
        </w:r>
      </w:ins>
      <w:ins w:id="10" w:author="yichao liu" w:date="2024-04-10T16:51:00Z" w16du:dateUtc="2024-04-10T08:51:00Z">
        <w:r w:rsidRPr="00D25905">
          <w:rPr>
            <w:rFonts w:ascii="仿宋" w:eastAsia="仿宋" w:hAnsi="仿宋" w:hint="eastAsia"/>
            <w:color w:val="FF0000"/>
            <w:sz w:val="32"/>
            <w:szCs w:val="32"/>
            <w:rPrChange w:id="11" w:author="yichao liu" w:date="2024-04-10T16:51:00Z" w16du:dateUtc="2024-04-10T08:51:00Z">
              <w:rPr>
                <w:rFonts w:ascii="仿宋" w:eastAsia="仿宋" w:hAnsi="仿宋" w:hint="eastAsia"/>
                <w:sz w:val="32"/>
                <w:szCs w:val="32"/>
              </w:rPr>
            </w:rPrChange>
          </w:rPr>
          <w:t>。</w:t>
        </w:r>
      </w:ins>
    </w:p>
    <w:p w14:paraId="5D350C79" w14:textId="57F9AE38" w:rsidR="00371F50" w:rsidDel="00D25905" w:rsidRDefault="00746373">
      <w:pPr>
        <w:ind w:firstLineChars="200" w:firstLine="640"/>
        <w:rPr>
          <w:del w:id="12" w:author="yichao liu" w:date="2024-04-10T16:51:00Z" w16du:dateUtc="2024-04-10T08:51:00Z"/>
          <w:rFonts w:ascii="仿宋" w:eastAsia="仿宋" w:hAnsi="仿宋"/>
          <w:sz w:val="32"/>
          <w:szCs w:val="32"/>
        </w:rPr>
      </w:pPr>
      <w:del w:id="13" w:author="yichao liu" w:date="2024-04-10T16:51:00Z" w16du:dateUtc="2024-04-10T08:51:00Z">
        <w:r w:rsidDel="00D25905">
          <w:rPr>
            <w:rFonts w:ascii="仿宋" w:eastAsia="仿宋" w:hAnsi="仿宋" w:hint="eastAsia"/>
            <w:sz w:val="32"/>
            <w:szCs w:val="32"/>
          </w:rPr>
          <w:delText>通过该模块实现了对子企业、部门机构、人员的统一管理。上述信息由集团公司商网集中</w:delText>
        </w:r>
      </w:del>
    </w:p>
    <w:p w14:paraId="441F387B" w14:textId="769F5393" w:rsidR="00371F50" w:rsidDel="00D25905" w:rsidRDefault="00371F50">
      <w:pPr>
        <w:ind w:firstLineChars="200" w:firstLine="640"/>
        <w:rPr>
          <w:del w:id="14" w:author="yichao liu" w:date="2024-04-10T16:51:00Z" w16du:dateUtc="2024-04-10T08:51:00Z"/>
          <w:rFonts w:ascii="仿宋" w:eastAsia="仿宋" w:hAnsi="仿宋"/>
          <w:sz w:val="32"/>
          <w:szCs w:val="32"/>
        </w:rPr>
      </w:pPr>
    </w:p>
    <w:p w14:paraId="33DC5170" w14:textId="7934D386" w:rsidR="00371F50" w:rsidDel="00D25905" w:rsidRDefault="00371F50">
      <w:pPr>
        <w:ind w:firstLineChars="200" w:firstLine="640"/>
        <w:rPr>
          <w:del w:id="15" w:author="yichao liu" w:date="2024-04-10T16:51:00Z" w16du:dateUtc="2024-04-10T08:51:00Z"/>
          <w:rFonts w:ascii="仿宋" w:eastAsia="仿宋" w:hAnsi="仿宋"/>
          <w:sz w:val="32"/>
          <w:szCs w:val="32"/>
        </w:rPr>
      </w:pPr>
    </w:p>
    <w:p w14:paraId="3909C326" w14:textId="392456DE" w:rsidR="00371F50" w:rsidDel="00D25905" w:rsidRDefault="00371F50">
      <w:pPr>
        <w:ind w:firstLineChars="200" w:firstLine="640"/>
        <w:rPr>
          <w:del w:id="16" w:author="yichao liu" w:date="2024-04-10T16:51:00Z" w16du:dateUtc="2024-04-10T08:51:00Z"/>
          <w:rFonts w:ascii="仿宋" w:eastAsia="仿宋" w:hAnsi="仿宋"/>
          <w:sz w:val="32"/>
          <w:szCs w:val="32"/>
        </w:rPr>
      </w:pPr>
    </w:p>
    <w:p w14:paraId="37AF7385" w14:textId="7F7F66BB" w:rsidR="00371F50" w:rsidDel="00D25905" w:rsidRDefault="00371F50">
      <w:pPr>
        <w:ind w:firstLineChars="200" w:firstLine="640"/>
        <w:rPr>
          <w:del w:id="17" w:author="yichao liu" w:date="2024-04-10T16:51:00Z" w16du:dateUtc="2024-04-10T08:51:00Z"/>
          <w:rFonts w:ascii="仿宋" w:eastAsia="仿宋" w:hAnsi="仿宋"/>
          <w:sz w:val="32"/>
          <w:szCs w:val="32"/>
        </w:rPr>
      </w:pPr>
    </w:p>
    <w:p w14:paraId="49420E8E" w14:textId="77777777" w:rsidR="001E30BF" w:rsidRPr="000C53C5" w:rsidRDefault="001E30BF">
      <w:pPr>
        <w:ind w:firstLineChars="200" w:firstLine="640"/>
        <w:rPr>
          <w:rFonts w:ascii="仿宋" w:eastAsia="仿宋" w:hAnsi="仿宋"/>
          <w:sz w:val="32"/>
          <w:szCs w:val="32"/>
        </w:rPr>
      </w:pPr>
    </w:p>
    <w:p w14:paraId="4E6A5681" w14:textId="77777777" w:rsidR="00B260C0" w:rsidRDefault="00887BD1">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主数据管理（</w:t>
      </w:r>
      <w:r>
        <w:rPr>
          <w:rFonts w:ascii="黑体" w:eastAsia="黑体" w:hAnsi="黑体" w:hint="eastAsia"/>
          <w:sz w:val="32"/>
          <w:szCs w:val="32"/>
          <w:highlight w:val="yellow"/>
        </w:rPr>
        <w:t>与集团主数据管理的关系</w:t>
      </w:r>
      <w:r>
        <w:rPr>
          <w:rFonts w:ascii="黑体" w:eastAsia="黑体" w:hAnsi="黑体" w:hint="eastAsia"/>
          <w:sz w:val="32"/>
          <w:szCs w:val="32"/>
        </w:rPr>
        <w:t>）</w:t>
      </w:r>
    </w:p>
    <w:p w14:paraId="608580EE" w14:textId="77777777" w:rsidR="00B260C0" w:rsidRDefault="00887BD1">
      <w:pPr>
        <w:ind w:firstLineChars="200" w:firstLine="640"/>
        <w:rPr>
          <w:rFonts w:ascii="仿宋" w:eastAsia="仿宋" w:hAnsi="仿宋"/>
          <w:color w:val="FF0000"/>
          <w:sz w:val="32"/>
          <w:szCs w:val="32"/>
        </w:rPr>
      </w:pPr>
      <w:r>
        <w:rPr>
          <w:rFonts w:ascii="仿宋" w:eastAsia="仿宋" w:hAnsi="仿宋" w:hint="eastAsia"/>
          <w:color w:val="FF0000"/>
          <w:sz w:val="32"/>
          <w:szCs w:val="32"/>
        </w:rPr>
        <w:t>根据信息安全要求，司库数据中台和</w:t>
      </w:r>
      <w:proofErr w:type="gramStart"/>
      <w:r>
        <w:rPr>
          <w:rFonts w:ascii="仿宋" w:eastAsia="仿宋" w:hAnsi="仿宋" w:hint="eastAsia"/>
          <w:color w:val="FF0000"/>
          <w:sz w:val="32"/>
          <w:szCs w:val="32"/>
        </w:rPr>
        <w:t>主数据目前在内网端统一</w:t>
      </w:r>
      <w:proofErr w:type="gramEnd"/>
      <w:r>
        <w:rPr>
          <w:rFonts w:ascii="仿宋" w:eastAsia="仿宋" w:hAnsi="仿宋" w:hint="eastAsia"/>
          <w:color w:val="FF0000"/>
          <w:sz w:val="32"/>
          <w:szCs w:val="32"/>
        </w:rPr>
        <w:t>存储管理，验收时会根据需要临时部署在外网，验收后将继续</w:t>
      </w:r>
      <w:proofErr w:type="gramStart"/>
      <w:r>
        <w:rPr>
          <w:rFonts w:ascii="仿宋" w:eastAsia="仿宋" w:hAnsi="仿宋" w:hint="eastAsia"/>
          <w:color w:val="FF0000"/>
          <w:sz w:val="32"/>
          <w:szCs w:val="32"/>
        </w:rPr>
        <w:t>在内网</w:t>
      </w:r>
      <w:proofErr w:type="gramEnd"/>
      <w:r>
        <w:rPr>
          <w:rFonts w:ascii="仿宋" w:eastAsia="仿宋" w:hAnsi="仿宋" w:hint="eastAsia"/>
          <w:color w:val="FF0000"/>
          <w:sz w:val="32"/>
          <w:szCs w:val="32"/>
        </w:rPr>
        <w:t>管理。</w:t>
      </w:r>
    </w:p>
    <w:p w14:paraId="7CB02424"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lastRenderedPageBreak/>
        <w:t>实现集团内企业级次、黑名单等组织机构及人员等信息全级次统一管理。</w:t>
      </w:r>
    </w:p>
    <w:p w14:paraId="0C6778AF"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司库建立主数据管理模块，统一</w:t>
      </w:r>
      <w:proofErr w:type="gramStart"/>
      <w:r>
        <w:rPr>
          <w:rFonts w:ascii="仿宋" w:eastAsia="仿宋" w:hAnsi="仿宋" w:hint="eastAsia"/>
          <w:sz w:val="32"/>
          <w:szCs w:val="32"/>
        </w:rPr>
        <w:t>主数据</w:t>
      </w:r>
      <w:proofErr w:type="gramEnd"/>
      <w:r>
        <w:rPr>
          <w:rFonts w:ascii="仿宋" w:eastAsia="仿宋" w:hAnsi="仿宋" w:hint="eastAsia"/>
          <w:sz w:val="32"/>
          <w:szCs w:val="32"/>
        </w:rPr>
        <w:t>来源并规范主数据管理流程，实现对全级次子企业、客商信息管理，建立客商准入机制，开展信用评级，集团内部共享，与资金支付、应收账款管理等业务建立联动勾</w:t>
      </w:r>
      <w:proofErr w:type="gramStart"/>
      <w:r>
        <w:rPr>
          <w:rFonts w:ascii="仿宋" w:eastAsia="仿宋" w:hAnsi="仿宋" w:hint="eastAsia"/>
          <w:sz w:val="32"/>
          <w:szCs w:val="32"/>
        </w:rPr>
        <w:t>稽</w:t>
      </w:r>
      <w:proofErr w:type="gramEnd"/>
      <w:r>
        <w:rPr>
          <w:rFonts w:ascii="仿宋" w:eastAsia="仿宋" w:hAnsi="仿宋" w:hint="eastAsia"/>
          <w:sz w:val="32"/>
          <w:szCs w:val="32"/>
        </w:rPr>
        <w:t>关系。</w:t>
      </w:r>
    </w:p>
    <w:p w14:paraId="788D91EF" w14:textId="77777777" w:rsidR="00B260C0" w:rsidRDefault="00887BD1">
      <w:pPr>
        <w:ind w:firstLineChars="200" w:firstLine="640"/>
        <w:rPr>
          <w:rFonts w:ascii="楷体" w:eastAsia="楷体" w:hAnsi="楷体"/>
          <w:sz w:val="32"/>
          <w:szCs w:val="32"/>
        </w:rPr>
      </w:pPr>
      <w:r>
        <w:rPr>
          <w:rFonts w:ascii="楷体" w:eastAsia="楷体" w:hAnsi="楷体" w:hint="eastAsia"/>
          <w:sz w:val="32"/>
          <w:szCs w:val="32"/>
        </w:rPr>
        <w:t>菜单操作路径：主数据目录-目录管理-目录编制-主数据</w:t>
      </w:r>
    </w:p>
    <w:p w14:paraId="6A247F26" w14:textId="77777777" w:rsidR="00B260C0" w:rsidRDefault="00887BD1">
      <w:pPr>
        <w:jc w:val="center"/>
        <w:rPr>
          <w:rFonts w:ascii="仿宋" w:eastAsia="仿宋" w:hAnsi="仿宋"/>
          <w:sz w:val="32"/>
          <w:szCs w:val="32"/>
        </w:rPr>
      </w:pPr>
      <w:r>
        <w:rPr>
          <w:rFonts w:ascii="仿宋" w:eastAsia="仿宋" w:hAnsi="仿宋" w:hint="eastAsia"/>
          <w:noProof/>
          <w:sz w:val="32"/>
          <w:szCs w:val="32"/>
        </w:rPr>
        <w:drawing>
          <wp:inline distT="0" distB="0" distL="114300" distR="114300" wp14:anchorId="086A69A2" wp14:editId="75632E16">
            <wp:extent cx="6174740" cy="2942590"/>
            <wp:effectExtent l="0" t="0" r="10160" b="3810"/>
            <wp:docPr id="14" name="图片 14" descr="主数据管理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主数据管理主页"/>
                    <pic:cNvPicPr>
                      <a:picLocks noChangeAspect="1"/>
                    </pic:cNvPicPr>
                  </pic:nvPicPr>
                  <pic:blipFill>
                    <a:blip r:embed="rId17"/>
                    <a:stretch>
                      <a:fillRect/>
                    </a:stretch>
                  </pic:blipFill>
                  <pic:spPr>
                    <a:xfrm>
                      <a:off x="0" y="0"/>
                      <a:ext cx="6174740" cy="2942590"/>
                    </a:xfrm>
                    <a:prstGeom prst="rect">
                      <a:avLst/>
                    </a:prstGeom>
                  </pic:spPr>
                </pic:pic>
              </a:graphicData>
            </a:graphic>
          </wp:inline>
        </w:drawing>
      </w:r>
    </w:p>
    <w:p w14:paraId="152EC26D" w14:textId="77777777" w:rsidR="00B260C0" w:rsidRDefault="00887BD1">
      <w:pPr>
        <w:ind w:firstLine="640"/>
        <w:jc w:val="left"/>
        <w:rPr>
          <w:rFonts w:ascii="楷体" w:eastAsia="楷体" w:hAnsi="楷体"/>
          <w:sz w:val="32"/>
          <w:szCs w:val="32"/>
        </w:rPr>
      </w:pPr>
      <w:r>
        <w:rPr>
          <w:rFonts w:ascii="楷体" w:eastAsia="楷体" w:hAnsi="楷体" w:hint="eastAsia"/>
          <w:sz w:val="32"/>
          <w:szCs w:val="32"/>
        </w:rPr>
        <w:t>点击【资产名称】栏目中的“组织机构、客商黑名单、客商自评级”可进入相应资产的详细信息界面。</w:t>
      </w:r>
    </w:p>
    <w:p w14:paraId="3DE59F79" w14:textId="77777777" w:rsidR="00B260C0" w:rsidRDefault="00887BD1">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数据贯通</w:t>
      </w:r>
    </w:p>
    <w:p w14:paraId="2D23B090"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数据中</w:t>
      </w:r>
      <w:proofErr w:type="gramStart"/>
      <w:r>
        <w:rPr>
          <w:rFonts w:ascii="仿宋" w:eastAsia="仿宋" w:hAnsi="仿宋" w:hint="eastAsia"/>
          <w:sz w:val="32"/>
          <w:szCs w:val="32"/>
        </w:rPr>
        <w:t>台全面</w:t>
      </w:r>
      <w:proofErr w:type="gramEnd"/>
      <w:r>
        <w:rPr>
          <w:rFonts w:ascii="仿宋" w:eastAsia="仿宋" w:hAnsi="仿宋" w:hint="eastAsia"/>
          <w:sz w:val="32"/>
          <w:szCs w:val="32"/>
        </w:rPr>
        <w:t>对接司库各业务模块，自动获取相关数据，并实现集团内共享（按权限）；同时对内实现司库各模块的数据贯通，实现数据唯一采集、自动记录、高效流转、实时共享。</w:t>
      </w:r>
    </w:p>
    <w:p w14:paraId="4D39425A" w14:textId="77777777" w:rsidR="00B260C0" w:rsidRDefault="00887BD1">
      <w:pPr>
        <w:ind w:firstLineChars="200" w:firstLine="560"/>
        <w:rPr>
          <w:rFonts w:ascii="仿宋" w:eastAsia="仿宋" w:hAnsi="仿宋"/>
          <w:sz w:val="32"/>
          <w:szCs w:val="32"/>
        </w:rPr>
      </w:pPr>
      <w:r>
        <w:rPr>
          <w:noProof/>
          <w:sz w:val="28"/>
        </w:rPr>
        <w:lastRenderedPageBreak/>
        <mc:AlternateContent>
          <mc:Choice Requires="wps">
            <w:drawing>
              <wp:anchor distT="0" distB="0" distL="114300" distR="114300" simplePos="0" relativeHeight="251661312" behindDoc="0" locked="0" layoutInCell="1" allowOverlap="1" wp14:anchorId="78EBF1B5" wp14:editId="0EA4A65E">
                <wp:simplePos x="0" y="0"/>
                <wp:positionH relativeFrom="column">
                  <wp:posOffset>1002665</wp:posOffset>
                </wp:positionH>
                <wp:positionV relativeFrom="paragraph">
                  <wp:posOffset>738505</wp:posOffset>
                </wp:positionV>
                <wp:extent cx="530860" cy="167005"/>
                <wp:effectExtent l="6350" t="6350" r="8890" b="17145"/>
                <wp:wrapNone/>
                <wp:docPr id="7" name="矩形 7"/>
                <wp:cNvGraphicFramePr/>
                <a:graphic xmlns:a="http://schemas.openxmlformats.org/drawingml/2006/main">
                  <a:graphicData uri="http://schemas.microsoft.com/office/word/2010/wordprocessingShape">
                    <wps:wsp>
                      <wps:cNvSpPr/>
                      <wps:spPr>
                        <a:xfrm>
                          <a:off x="0" y="0"/>
                          <a:ext cx="530860" cy="1670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BF77B45" id="矩形 7" o:spid="_x0000_s1026" style="position:absolute;left:0;text-align:left;margin-left:78.95pt;margin-top:58.15pt;width:41.8pt;height:13.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" filled="f" strokecolor="red" strokeweight="1pt"/>
            </w:pict>
          </mc:Fallback>
        </mc:AlternateContent>
      </w:r>
      <w:r>
        <w:rPr>
          <w:noProof/>
          <w:sz w:val="28"/>
        </w:rPr>
        <mc:AlternateContent>
          <mc:Choice Requires="wps">
            <w:drawing>
              <wp:anchor distT="0" distB="0" distL="114300" distR="114300" simplePos="0" relativeHeight="251660288" behindDoc="0" locked="0" layoutInCell="1" allowOverlap="1" wp14:anchorId="5D8F1021" wp14:editId="546AB3BA">
                <wp:simplePos x="0" y="0"/>
                <wp:positionH relativeFrom="column">
                  <wp:posOffset>360680</wp:posOffset>
                </wp:positionH>
                <wp:positionV relativeFrom="paragraph">
                  <wp:posOffset>313690</wp:posOffset>
                </wp:positionV>
                <wp:extent cx="530860" cy="118110"/>
                <wp:effectExtent l="6350" t="6350" r="8890" b="15240"/>
                <wp:wrapNone/>
                <wp:docPr id="8" name="矩形 8"/>
                <wp:cNvGraphicFramePr/>
                <a:graphic xmlns:a="http://schemas.openxmlformats.org/drawingml/2006/main">
                  <a:graphicData uri="http://schemas.microsoft.com/office/word/2010/wordprocessingShape">
                    <wps:wsp>
                      <wps:cNvSpPr/>
                      <wps:spPr>
                        <a:xfrm>
                          <a:off x="1046480" y="6577330"/>
                          <a:ext cx="530860" cy="11811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5C6CD6" id="矩形 8" o:spid="_x0000_s1026" style="position:absolute;left:0;text-align:left;margin-left:28.4pt;margin-top:24.7pt;width:41.8pt;height:9.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" filled="f" strokecolor="red" strokeweight="1pt"/>
            </w:pict>
          </mc:Fallback>
        </mc:AlternateContent>
      </w:r>
      <w:r>
        <w:rPr>
          <w:rFonts w:ascii="仿宋" w:eastAsia="仿宋" w:hAnsi="仿宋" w:hint="eastAsia"/>
          <w:noProof/>
          <w:sz w:val="28"/>
        </w:rPr>
        <w:drawing>
          <wp:inline distT="0" distB="0" distL="114300" distR="114300" wp14:anchorId="1C7DDC6F" wp14:editId="237E5D73">
            <wp:extent cx="5266055" cy="2482850"/>
            <wp:effectExtent l="0" t="0" r="4445" b="6350"/>
            <wp:docPr id="11" name="图片 11" descr="业务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业务数据"/>
                    <pic:cNvPicPr>
                      <a:picLocks noChangeAspect="1"/>
                    </pic:cNvPicPr>
                  </pic:nvPicPr>
                  <pic:blipFill>
                    <a:blip r:embed="rId18"/>
                    <a:stretch>
                      <a:fillRect/>
                    </a:stretch>
                  </pic:blipFill>
                  <pic:spPr>
                    <a:xfrm>
                      <a:off x="0" y="0"/>
                      <a:ext cx="5266055" cy="2482850"/>
                    </a:xfrm>
                    <a:prstGeom prst="rect">
                      <a:avLst/>
                    </a:prstGeom>
                  </pic:spPr>
                </pic:pic>
              </a:graphicData>
            </a:graphic>
          </wp:inline>
        </w:drawing>
      </w:r>
    </w:p>
    <w:p w14:paraId="28B35FD2" w14:textId="77777777" w:rsidR="00B260C0" w:rsidRDefault="00887BD1">
      <w:pPr>
        <w:ind w:firstLineChars="200" w:firstLine="640"/>
        <w:rPr>
          <w:rFonts w:ascii="仿宋" w:eastAsia="仿宋" w:hAnsi="仿宋"/>
          <w:sz w:val="32"/>
          <w:szCs w:val="32"/>
        </w:rPr>
      </w:pPr>
      <w:r>
        <w:rPr>
          <w:rFonts w:ascii="仿宋" w:eastAsia="仿宋" w:hAnsi="仿宋"/>
          <w:sz w:val="32"/>
          <w:szCs w:val="32"/>
        </w:rPr>
        <w:t xml:space="preserve"> </w:t>
      </w:r>
    </w:p>
    <w:p w14:paraId="046FCF10"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实现与外部工商、税务数据的贯通，掌握集团内外部企业信用信息。</w:t>
      </w:r>
    </w:p>
    <w:p w14:paraId="50674F23" w14:textId="77777777" w:rsidR="00B260C0" w:rsidRDefault="00887BD1">
      <w:pPr>
        <w:ind w:firstLineChars="200" w:firstLine="640"/>
        <w:rPr>
          <w:rFonts w:ascii="楷体" w:eastAsia="楷体" w:hAnsi="楷体"/>
          <w:sz w:val="32"/>
          <w:szCs w:val="32"/>
        </w:rPr>
      </w:pPr>
      <w:proofErr w:type="gramStart"/>
      <w:r>
        <w:rPr>
          <w:rFonts w:ascii="楷体" w:eastAsia="楷体" w:hAnsi="楷体" w:hint="eastAsia"/>
          <w:sz w:val="32"/>
          <w:szCs w:val="32"/>
        </w:rPr>
        <w:t>通过企信查获</w:t>
      </w:r>
      <w:proofErr w:type="gramEnd"/>
      <w:r>
        <w:rPr>
          <w:rFonts w:ascii="楷体" w:eastAsia="楷体" w:hAnsi="楷体" w:hint="eastAsia"/>
          <w:sz w:val="32"/>
          <w:szCs w:val="32"/>
        </w:rPr>
        <w:t>取客商工商信息。</w:t>
      </w:r>
    </w:p>
    <w:p w14:paraId="2653BFA4" w14:textId="77777777" w:rsidR="00B260C0" w:rsidRDefault="00887BD1">
      <w:pPr>
        <w:jc w:val="center"/>
        <w:rPr>
          <w:rFonts w:ascii="仿宋" w:eastAsia="仿宋" w:hAnsi="仿宋"/>
          <w:sz w:val="32"/>
          <w:szCs w:val="32"/>
        </w:rPr>
      </w:pPr>
      <w:r>
        <w:rPr>
          <w:rFonts w:ascii="仿宋" w:eastAsia="仿宋" w:hAnsi="仿宋" w:hint="eastAsia"/>
          <w:noProof/>
          <w:sz w:val="28"/>
        </w:rPr>
        <w:drawing>
          <wp:inline distT="0" distB="0" distL="0" distR="0" wp14:anchorId="41D3D76C" wp14:editId="38F18011">
            <wp:extent cx="5274310" cy="2837815"/>
            <wp:effectExtent l="0" t="0" r="889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837815"/>
                    </a:xfrm>
                    <a:prstGeom prst="rect">
                      <a:avLst/>
                    </a:prstGeom>
                  </pic:spPr>
                </pic:pic>
              </a:graphicData>
            </a:graphic>
          </wp:inline>
        </w:drawing>
      </w:r>
    </w:p>
    <w:p w14:paraId="75EBCCD1" w14:textId="77777777" w:rsidR="00B260C0" w:rsidRDefault="00887BD1">
      <w:pPr>
        <w:ind w:firstLineChars="200" w:firstLine="640"/>
        <w:rPr>
          <w:rFonts w:ascii="楷体" w:eastAsia="楷体" w:hAnsi="楷体"/>
          <w:sz w:val="32"/>
          <w:szCs w:val="32"/>
        </w:rPr>
      </w:pPr>
      <w:r>
        <w:rPr>
          <w:rFonts w:ascii="楷体" w:eastAsia="楷体" w:hAnsi="楷体" w:hint="eastAsia"/>
          <w:sz w:val="32"/>
          <w:szCs w:val="32"/>
        </w:rPr>
        <w:t>通过第三方平台获取企业信用信息。</w:t>
      </w:r>
    </w:p>
    <w:p w14:paraId="721D70BF" w14:textId="77777777" w:rsidR="00B260C0" w:rsidRDefault="00887BD1">
      <w:pPr>
        <w:jc w:val="center"/>
        <w:rPr>
          <w:rFonts w:ascii="仿宋" w:eastAsia="仿宋" w:hAnsi="仿宋"/>
          <w:sz w:val="28"/>
        </w:rPr>
      </w:pPr>
      <w:r>
        <w:rPr>
          <w:rFonts w:ascii="仿宋" w:eastAsia="仿宋" w:hAnsi="仿宋"/>
          <w:noProof/>
          <w:sz w:val="28"/>
        </w:rPr>
        <w:lastRenderedPageBreak/>
        <w:drawing>
          <wp:inline distT="0" distB="0" distL="0" distR="0" wp14:anchorId="4403476D" wp14:editId="4CD7F14C">
            <wp:extent cx="5274310" cy="2846070"/>
            <wp:effectExtent l="0" t="0" r="8890" b="1143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846070"/>
                    </a:xfrm>
                    <a:prstGeom prst="rect">
                      <a:avLst/>
                    </a:prstGeom>
                  </pic:spPr>
                </pic:pic>
              </a:graphicData>
            </a:graphic>
          </wp:inline>
        </w:drawing>
      </w:r>
    </w:p>
    <w:p w14:paraId="6E7B5548" w14:textId="77777777" w:rsidR="00B260C0" w:rsidRDefault="00887BD1">
      <w:pPr>
        <w:pStyle w:val="1"/>
        <w:spacing w:before="0" w:after="0" w:line="240" w:lineRule="auto"/>
        <w:ind w:firstLineChars="200" w:firstLine="643"/>
        <w:rPr>
          <w:rFonts w:ascii="黑体" w:eastAsia="黑体" w:hAnsi="黑体"/>
          <w:sz w:val="32"/>
          <w:szCs w:val="32"/>
        </w:rPr>
      </w:pPr>
      <w:r>
        <w:rPr>
          <w:rFonts w:ascii="黑体" w:eastAsia="黑体" w:hAnsi="黑体" w:hint="eastAsia"/>
          <w:sz w:val="32"/>
          <w:szCs w:val="32"/>
        </w:rPr>
        <w:t>数据管理平台</w:t>
      </w:r>
    </w:p>
    <w:p w14:paraId="0C839BC7"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司库数据中台包含数据采集、数据建模、元数据管理、数据标准、数据质量、数据资产、数据服务等功能模块（展示数据中台登录页面）。数据中台集成了19个主题域、109张主题表，总字段数为2554个，全面覆盖国资委数据报送标准，同时支持数据快速整合、数据资产线上发布、数据预览、使用申请、服务对接，为未来数据资产化打下基础（</w:t>
      </w:r>
      <w:r>
        <w:rPr>
          <w:rFonts w:ascii="楷体" w:eastAsia="楷体" w:hAnsi="楷体" w:hint="eastAsia"/>
          <w:sz w:val="32"/>
          <w:szCs w:val="32"/>
        </w:rPr>
        <w:t>展示数据中台-统计与门户-数据地图页面</w:t>
      </w:r>
      <w:r>
        <w:rPr>
          <w:rFonts w:ascii="仿宋" w:eastAsia="仿宋" w:hAnsi="仿宋" w:hint="eastAsia"/>
          <w:sz w:val="32"/>
          <w:szCs w:val="32"/>
        </w:rPr>
        <w:t>）。</w:t>
      </w:r>
    </w:p>
    <w:p w14:paraId="2FFBD512"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以下为数据中</w:t>
      </w:r>
      <w:proofErr w:type="gramStart"/>
      <w:r>
        <w:rPr>
          <w:rFonts w:ascii="仿宋" w:eastAsia="仿宋" w:hAnsi="仿宋" w:hint="eastAsia"/>
          <w:sz w:val="32"/>
          <w:szCs w:val="32"/>
        </w:rPr>
        <w:t>台功能</w:t>
      </w:r>
      <w:proofErr w:type="gramEnd"/>
      <w:r>
        <w:rPr>
          <w:rFonts w:ascii="仿宋" w:eastAsia="仿宋" w:hAnsi="仿宋" w:hint="eastAsia"/>
          <w:sz w:val="32"/>
          <w:szCs w:val="32"/>
        </w:rPr>
        <w:t>演示：</w:t>
      </w:r>
    </w:p>
    <w:p w14:paraId="6B29DAB8" w14:textId="77777777" w:rsidR="00B260C0" w:rsidRDefault="00887BD1">
      <w:pPr>
        <w:jc w:val="center"/>
        <w:rPr>
          <w:rFonts w:ascii="仿宋" w:eastAsia="仿宋" w:hAnsi="仿宋"/>
          <w:sz w:val="32"/>
          <w:szCs w:val="32"/>
        </w:rPr>
      </w:pPr>
      <w:r>
        <w:rPr>
          <w:rFonts w:ascii="仿宋" w:eastAsia="仿宋" w:hAnsi="仿宋" w:hint="eastAsia"/>
          <w:noProof/>
          <w:sz w:val="28"/>
        </w:rPr>
        <w:drawing>
          <wp:inline distT="0" distB="0" distL="114300" distR="114300" wp14:anchorId="1350BC24" wp14:editId="1B4E6827">
            <wp:extent cx="2971165" cy="1379855"/>
            <wp:effectExtent l="0" t="0" r="635" b="1270"/>
            <wp:docPr id="16" name="图片 16" descr="attach_-241376292011545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ttach_-2413762920115452098"/>
                    <pic:cNvPicPr>
                      <a:picLocks noChangeAspect="1"/>
                    </pic:cNvPicPr>
                  </pic:nvPicPr>
                  <pic:blipFill>
                    <a:blip r:embed="rId21"/>
                    <a:stretch>
                      <a:fillRect/>
                    </a:stretch>
                  </pic:blipFill>
                  <pic:spPr>
                    <a:xfrm>
                      <a:off x="0" y="0"/>
                      <a:ext cx="2971165" cy="1379855"/>
                    </a:xfrm>
                    <a:prstGeom prst="rect">
                      <a:avLst/>
                    </a:prstGeom>
                  </pic:spPr>
                </pic:pic>
              </a:graphicData>
            </a:graphic>
          </wp:inline>
        </w:drawing>
      </w:r>
      <w:r>
        <w:rPr>
          <w:rFonts w:ascii="仿宋" w:eastAsia="仿宋" w:hAnsi="仿宋" w:hint="eastAsia"/>
          <w:sz w:val="28"/>
        </w:rPr>
        <w:t xml:space="preserve"> </w:t>
      </w:r>
      <w:r>
        <w:rPr>
          <w:rFonts w:ascii="仿宋" w:eastAsia="仿宋" w:hAnsi="仿宋" w:hint="eastAsia"/>
          <w:noProof/>
          <w:sz w:val="28"/>
        </w:rPr>
        <w:drawing>
          <wp:inline distT="0" distB="0" distL="114300" distR="114300" wp14:anchorId="29FE670D" wp14:editId="1FC4311F">
            <wp:extent cx="2856230" cy="1802765"/>
            <wp:effectExtent l="0" t="0" r="1270" b="6985"/>
            <wp:docPr id="24" name="图片 24" descr="attach_-525303561656262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ttach_-5253035616562626061"/>
                    <pic:cNvPicPr>
                      <a:picLocks noChangeAspect="1"/>
                    </pic:cNvPicPr>
                  </pic:nvPicPr>
                  <pic:blipFill>
                    <a:blip r:embed="rId22"/>
                    <a:stretch>
                      <a:fillRect/>
                    </a:stretch>
                  </pic:blipFill>
                  <pic:spPr>
                    <a:xfrm>
                      <a:off x="0" y="0"/>
                      <a:ext cx="2856230" cy="1802765"/>
                    </a:xfrm>
                    <a:prstGeom prst="rect">
                      <a:avLst/>
                    </a:prstGeom>
                  </pic:spPr>
                </pic:pic>
              </a:graphicData>
            </a:graphic>
          </wp:inline>
        </w:drawing>
      </w:r>
    </w:p>
    <w:p w14:paraId="3FB8B41D"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数据中</w:t>
      </w:r>
      <w:proofErr w:type="gramStart"/>
      <w:r>
        <w:rPr>
          <w:rFonts w:ascii="仿宋" w:eastAsia="仿宋" w:hAnsi="仿宋" w:hint="eastAsia"/>
          <w:sz w:val="32"/>
          <w:szCs w:val="32"/>
        </w:rPr>
        <w:t>台功能</w:t>
      </w:r>
      <w:proofErr w:type="gramEnd"/>
      <w:r>
        <w:rPr>
          <w:rFonts w:ascii="仿宋" w:eastAsia="仿宋" w:hAnsi="仿宋" w:hint="eastAsia"/>
          <w:sz w:val="32"/>
          <w:szCs w:val="32"/>
        </w:rPr>
        <w:t>——数据汇聚（</w:t>
      </w:r>
      <w:r>
        <w:rPr>
          <w:rFonts w:ascii="楷体" w:eastAsia="楷体" w:hAnsi="楷体" w:hint="eastAsia"/>
          <w:sz w:val="32"/>
          <w:szCs w:val="32"/>
        </w:rPr>
        <w:t>数据采集、存储</w:t>
      </w:r>
      <w:r>
        <w:rPr>
          <w:rFonts w:ascii="仿宋" w:eastAsia="仿宋" w:hAnsi="仿宋" w:hint="eastAsia"/>
          <w:sz w:val="32"/>
          <w:szCs w:val="32"/>
        </w:rPr>
        <w:t>）：通过大数据技术实现数据统一采集（</w:t>
      </w:r>
      <w:r>
        <w:rPr>
          <w:rFonts w:ascii="楷体" w:eastAsia="楷体" w:hAnsi="楷体" w:hint="eastAsia"/>
          <w:sz w:val="32"/>
          <w:szCs w:val="32"/>
        </w:rPr>
        <w:t>展示数据中台-元数据管理-数据库采集</w:t>
      </w:r>
      <w:r>
        <w:rPr>
          <w:rFonts w:ascii="仿宋" w:eastAsia="仿宋" w:hAnsi="仿宋" w:hint="eastAsia"/>
          <w:sz w:val="32"/>
          <w:szCs w:val="32"/>
        </w:rPr>
        <w:t>），独立搭</w:t>
      </w:r>
      <w:r>
        <w:rPr>
          <w:rFonts w:ascii="仿宋" w:eastAsia="仿宋" w:hAnsi="仿宋" w:hint="eastAsia"/>
          <w:sz w:val="32"/>
          <w:szCs w:val="32"/>
        </w:rPr>
        <w:lastRenderedPageBreak/>
        <w:t>建数据仓库生产环境，统一存储采集的各项业务数据。截至目前，生产环境存储容量共计52T（</w:t>
      </w:r>
      <w:r>
        <w:rPr>
          <w:rFonts w:ascii="楷体" w:eastAsia="楷体" w:hAnsi="楷体" w:hint="eastAsia"/>
          <w:sz w:val="32"/>
          <w:szCs w:val="32"/>
        </w:rPr>
        <w:t>展示数据中台-元数据管理-数据库采集详情页</w:t>
      </w:r>
      <w:r>
        <w:rPr>
          <w:rFonts w:ascii="仿宋" w:eastAsia="仿宋" w:hAnsi="仿宋" w:hint="eastAsia"/>
          <w:sz w:val="32"/>
          <w:szCs w:val="32"/>
        </w:rPr>
        <w:t>）。</w:t>
      </w:r>
    </w:p>
    <w:p w14:paraId="2BE28C56" w14:textId="77777777" w:rsidR="00B260C0" w:rsidRDefault="00887BD1">
      <w:pPr>
        <w:rPr>
          <w:rFonts w:ascii="仿宋" w:eastAsia="仿宋" w:hAnsi="仿宋"/>
          <w:sz w:val="32"/>
          <w:szCs w:val="32"/>
        </w:rPr>
      </w:pPr>
      <w:r>
        <w:rPr>
          <w:rFonts w:ascii="仿宋" w:eastAsia="仿宋" w:hAnsi="仿宋" w:hint="eastAsia"/>
          <w:noProof/>
          <w:sz w:val="28"/>
        </w:rPr>
        <w:drawing>
          <wp:inline distT="0" distB="0" distL="114300" distR="114300" wp14:anchorId="449D2C1B" wp14:editId="5CB1EA56">
            <wp:extent cx="3054350" cy="1543050"/>
            <wp:effectExtent l="0" t="0" r="3175" b="0"/>
            <wp:docPr id="36" name="图片 36" descr="attach_-657261650642585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ttach_-6572616506425850302"/>
                    <pic:cNvPicPr>
                      <a:picLocks noChangeAspect="1"/>
                    </pic:cNvPicPr>
                  </pic:nvPicPr>
                  <pic:blipFill>
                    <a:blip r:embed="rId23"/>
                    <a:stretch>
                      <a:fillRect/>
                    </a:stretch>
                  </pic:blipFill>
                  <pic:spPr>
                    <a:xfrm>
                      <a:off x="0" y="0"/>
                      <a:ext cx="3054350" cy="1543050"/>
                    </a:xfrm>
                    <a:prstGeom prst="rect">
                      <a:avLst/>
                    </a:prstGeom>
                  </pic:spPr>
                </pic:pic>
              </a:graphicData>
            </a:graphic>
          </wp:inline>
        </w:drawing>
      </w:r>
      <w:r>
        <w:rPr>
          <w:rFonts w:ascii="仿宋" w:eastAsia="仿宋" w:hAnsi="仿宋" w:hint="eastAsia"/>
          <w:noProof/>
          <w:sz w:val="28"/>
        </w:rPr>
        <w:drawing>
          <wp:inline distT="0" distB="0" distL="114300" distR="114300" wp14:anchorId="3077DFFA" wp14:editId="01D84188">
            <wp:extent cx="3100070" cy="1485900"/>
            <wp:effectExtent l="0" t="0" r="5080" b="0"/>
            <wp:docPr id="39" name="图片 39" descr="attach_-3580201524426420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attach_-3580201524426420999"/>
                    <pic:cNvPicPr>
                      <a:picLocks noChangeAspect="1"/>
                    </pic:cNvPicPr>
                  </pic:nvPicPr>
                  <pic:blipFill>
                    <a:blip r:embed="rId24"/>
                    <a:stretch>
                      <a:fillRect/>
                    </a:stretch>
                  </pic:blipFill>
                  <pic:spPr>
                    <a:xfrm>
                      <a:off x="0" y="0"/>
                      <a:ext cx="3100070" cy="1485900"/>
                    </a:xfrm>
                    <a:prstGeom prst="rect">
                      <a:avLst/>
                    </a:prstGeom>
                  </pic:spPr>
                </pic:pic>
              </a:graphicData>
            </a:graphic>
          </wp:inline>
        </w:drawing>
      </w:r>
    </w:p>
    <w:p w14:paraId="2D2E83E1"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数据中</w:t>
      </w:r>
      <w:proofErr w:type="gramStart"/>
      <w:r>
        <w:rPr>
          <w:rFonts w:ascii="仿宋" w:eastAsia="仿宋" w:hAnsi="仿宋" w:hint="eastAsia"/>
          <w:sz w:val="32"/>
          <w:szCs w:val="32"/>
        </w:rPr>
        <w:t>台功能</w:t>
      </w:r>
      <w:proofErr w:type="gramEnd"/>
      <w:r>
        <w:rPr>
          <w:rFonts w:ascii="仿宋" w:eastAsia="仿宋" w:hAnsi="仿宋" w:hint="eastAsia"/>
          <w:sz w:val="32"/>
          <w:szCs w:val="32"/>
        </w:rPr>
        <w:t>——</w:t>
      </w:r>
      <w:r>
        <w:rPr>
          <w:rFonts w:ascii="仿宋" w:eastAsia="仿宋" w:hAnsi="仿宋"/>
          <w:sz w:val="32"/>
          <w:szCs w:val="32"/>
        </w:rPr>
        <w:t>数据整合（</w:t>
      </w:r>
      <w:r>
        <w:rPr>
          <w:rFonts w:ascii="楷体" w:eastAsia="楷体" w:hAnsi="楷体"/>
          <w:sz w:val="32"/>
          <w:szCs w:val="32"/>
        </w:rPr>
        <w:t>数据治理、整合</w:t>
      </w:r>
      <w:r>
        <w:rPr>
          <w:rFonts w:ascii="仿宋" w:eastAsia="仿宋" w:hAnsi="仿宋"/>
          <w:sz w:val="32"/>
          <w:szCs w:val="32"/>
        </w:rPr>
        <w:t>）</w:t>
      </w:r>
      <w:r>
        <w:rPr>
          <w:rFonts w:ascii="仿宋" w:eastAsia="仿宋" w:hAnsi="仿宋" w:hint="eastAsia"/>
          <w:sz w:val="32"/>
          <w:szCs w:val="32"/>
        </w:rPr>
        <w:t>：分不同业务主题整理各业务系统的基础数据，规定了数据的业务分类、表命名、字段命名、取数来源和取值逻辑，并发布为数据资产（</w:t>
      </w:r>
      <w:r>
        <w:rPr>
          <w:rFonts w:ascii="楷体" w:eastAsia="楷体" w:hAnsi="楷体" w:hint="eastAsia"/>
          <w:sz w:val="32"/>
          <w:szCs w:val="32"/>
        </w:rPr>
        <w:t>展示数据中台-元数据管理-元数据查看：整合</w:t>
      </w:r>
      <w:proofErr w:type="gramStart"/>
      <w:r>
        <w:rPr>
          <w:rFonts w:ascii="楷体" w:eastAsia="楷体" w:hAnsi="楷体" w:hint="eastAsia"/>
          <w:sz w:val="32"/>
          <w:szCs w:val="32"/>
        </w:rPr>
        <w:t>的宽表数据</w:t>
      </w:r>
      <w:proofErr w:type="gramEnd"/>
      <w:r>
        <w:rPr>
          <w:rFonts w:ascii="仿宋" w:eastAsia="仿宋" w:hAnsi="仿宋" w:hint="eastAsia"/>
          <w:sz w:val="32"/>
          <w:szCs w:val="32"/>
        </w:rPr>
        <w:t>）。</w:t>
      </w:r>
    </w:p>
    <w:p w14:paraId="6C8610E6" w14:textId="77777777" w:rsidR="00B260C0" w:rsidRDefault="00887BD1">
      <w:pPr>
        <w:rPr>
          <w:rFonts w:ascii="仿宋" w:eastAsia="仿宋" w:hAnsi="仿宋"/>
          <w:sz w:val="32"/>
          <w:szCs w:val="32"/>
        </w:rPr>
      </w:pPr>
      <w:r>
        <w:rPr>
          <w:noProof/>
        </w:rPr>
        <w:drawing>
          <wp:inline distT="0" distB="0" distL="114300" distR="114300" wp14:anchorId="6056AB5D" wp14:editId="77F8E806">
            <wp:extent cx="2808605" cy="1633220"/>
            <wp:effectExtent l="0" t="0" r="127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5"/>
                    <a:stretch>
                      <a:fillRect/>
                    </a:stretch>
                  </pic:blipFill>
                  <pic:spPr>
                    <a:xfrm>
                      <a:off x="0" y="0"/>
                      <a:ext cx="2808605" cy="1633220"/>
                    </a:xfrm>
                    <a:prstGeom prst="rect">
                      <a:avLst/>
                    </a:prstGeom>
                    <a:noFill/>
                    <a:ln>
                      <a:noFill/>
                    </a:ln>
                  </pic:spPr>
                </pic:pic>
              </a:graphicData>
            </a:graphic>
          </wp:inline>
        </w:drawing>
      </w:r>
      <w:r>
        <w:rPr>
          <w:rFonts w:ascii="仿宋" w:eastAsia="仿宋" w:hAnsi="仿宋"/>
          <w:noProof/>
          <w:sz w:val="28"/>
        </w:rPr>
        <w:drawing>
          <wp:inline distT="0" distB="0" distL="114300" distR="114300" wp14:anchorId="22EA2BD6" wp14:editId="0CA07BC0">
            <wp:extent cx="3321685" cy="1562735"/>
            <wp:effectExtent l="0" t="0" r="2540" b="8890"/>
            <wp:docPr id="18" name="图片 18" descr="宽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宽表"/>
                    <pic:cNvPicPr>
                      <a:picLocks noChangeAspect="1"/>
                    </pic:cNvPicPr>
                  </pic:nvPicPr>
                  <pic:blipFill>
                    <a:blip r:embed="rId26"/>
                    <a:stretch>
                      <a:fillRect/>
                    </a:stretch>
                  </pic:blipFill>
                  <pic:spPr>
                    <a:xfrm>
                      <a:off x="0" y="0"/>
                      <a:ext cx="3321685" cy="1562735"/>
                    </a:xfrm>
                    <a:prstGeom prst="rect">
                      <a:avLst/>
                    </a:prstGeom>
                  </pic:spPr>
                </pic:pic>
              </a:graphicData>
            </a:graphic>
          </wp:inline>
        </w:drawing>
      </w:r>
    </w:p>
    <w:p w14:paraId="6E43304D"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数据中</w:t>
      </w:r>
      <w:proofErr w:type="gramStart"/>
      <w:r>
        <w:rPr>
          <w:rFonts w:ascii="仿宋" w:eastAsia="仿宋" w:hAnsi="仿宋" w:hint="eastAsia"/>
          <w:sz w:val="32"/>
          <w:szCs w:val="32"/>
        </w:rPr>
        <w:t>台功能</w:t>
      </w:r>
      <w:proofErr w:type="gramEnd"/>
      <w:r>
        <w:rPr>
          <w:rFonts w:ascii="仿宋" w:eastAsia="仿宋" w:hAnsi="仿宋" w:hint="eastAsia"/>
          <w:sz w:val="32"/>
          <w:szCs w:val="32"/>
        </w:rPr>
        <w:t>——数据服务（</w:t>
      </w:r>
      <w:r>
        <w:rPr>
          <w:rFonts w:ascii="楷体" w:eastAsia="楷体" w:hAnsi="楷体" w:hint="eastAsia"/>
          <w:sz w:val="32"/>
          <w:szCs w:val="32"/>
        </w:rPr>
        <w:t>数据共享、复用</w:t>
      </w:r>
      <w:r>
        <w:rPr>
          <w:rFonts w:ascii="仿宋" w:eastAsia="仿宋" w:hAnsi="仿宋" w:hint="eastAsia"/>
          <w:sz w:val="32"/>
          <w:szCs w:val="32"/>
        </w:rPr>
        <w:t>）：</w:t>
      </w:r>
      <w:proofErr w:type="gramStart"/>
      <w:r>
        <w:rPr>
          <w:rFonts w:ascii="仿宋" w:eastAsia="仿宋" w:hAnsi="仿宋" w:hint="eastAsia"/>
          <w:sz w:val="32"/>
          <w:szCs w:val="32"/>
        </w:rPr>
        <w:t>数仓表</w:t>
      </w:r>
      <w:proofErr w:type="gramEnd"/>
      <w:r>
        <w:rPr>
          <w:rFonts w:ascii="仿宋" w:eastAsia="仿宋" w:hAnsi="仿宋" w:hint="eastAsia"/>
          <w:sz w:val="32"/>
          <w:szCs w:val="32"/>
        </w:rPr>
        <w:t>数据和已发布数据资产支持形成数据服务。可</w:t>
      </w:r>
      <w:proofErr w:type="gramStart"/>
      <w:r>
        <w:rPr>
          <w:rFonts w:ascii="仿宋" w:eastAsia="仿宋" w:hAnsi="仿宋" w:hint="eastAsia"/>
          <w:sz w:val="32"/>
          <w:szCs w:val="32"/>
        </w:rPr>
        <w:t>通过库对库</w:t>
      </w:r>
      <w:proofErr w:type="gramEnd"/>
      <w:r>
        <w:rPr>
          <w:rFonts w:ascii="仿宋" w:eastAsia="仿宋" w:hAnsi="仿宋" w:hint="eastAsia"/>
          <w:sz w:val="32"/>
          <w:szCs w:val="32"/>
        </w:rPr>
        <w:t>、API接口调用方式获取数据服务，数据服务发布后可重复调用。（</w:t>
      </w:r>
      <w:r>
        <w:rPr>
          <w:rFonts w:ascii="楷体" w:eastAsia="楷体" w:hAnsi="楷体" w:hint="eastAsia"/>
          <w:sz w:val="32"/>
          <w:szCs w:val="32"/>
        </w:rPr>
        <w:t>展示数据中台-数据开发-服务应用管理：已发布的数据服务</w:t>
      </w:r>
      <w:r>
        <w:rPr>
          <w:rFonts w:ascii="仿宋" w:eastAsia="仿宋" w:hAnsi="仿宋" w:hint="eastAsia"/>
          <w:sz w:val="32"/>
          <w:szCs w:val="32"/>
        </w:rPr>
        <w:t>）</w:t>
      </w:r>
    </w:p>
    <w:p w14:paraId="22A0F7C8" w14:textId="77777777" w:rsidR="00B260C0" w:rsidRDefault="00887BD1">
      <w:pPr>
        <w:ind w:firstLineChars="200" w:firstLine="560"/>
        <w:rPr>
          <w:rFonts w:ascii="仿宋" w:eastAsia="仿宋" w:hAnsi="仿宋"/>
          <w:sz w:val="28"/>
        </w:rPr>
      </w:pPr>
      <w:r>
        <w:rPr>
          <w:rFonts w:ascii="仿宋" w:eastAsia="仿宋" w:hAnsi="仿宋"/>
          <w:noProof/>
          <w:sz w:val="28"/>
        </w:rPr>
        <w:lastRenderedPageBreak/>
        <w:drawing>
          <wp:inline distT="0" distB="0" distL="114300" distR="114300" wp14:anchorId="03B82169" wp14:editId="49E67683">
            <wp:extent cx="5271770" cy="2510790"/>
            <wp:effectExtent l="0" t="0" r="5080" b="3810"/>
            <wp:docPr id="19" name="图片 19" descr="数据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服务"/>
                    <pic:cNvPicPr>
                      <a:picLocks noChangeAspect="1"/>
                    </pic:cNvPicPr>
                  </pic:nvPicPr>
                  <pic:blipFill>
                    <a:blip r:embed="rId27"/>
                    <a:stretch>
                      <a:fillRect/>
                    </a:stretch>
                  </pic:blipFill>
                  <pic:spPr>
                    <a:xfrm>
                      <a:off x="0" y="0"/>
                      <a:ext cx="5271770" cy="2510790"/>
                    </a:xfrm>
                    <a:prstGeom prst="rect">
                      <a:avLst/>
                    </a:prstGeom>
                  </pic:spPr>
                </pic:pic>
              </a:graphicData>
            </a:graphic>
          </wp:inline>
        </w:drawing>
      </w:r>
    </w:p>
    <w:p w14:paraId="144E663C" w14:textId="77777777" w:rsidR="00B260C0" w:rsidRDefault="00887BD1">
      <w:pPr>
        <w:ind w:firstLineChars="200" w:firstLine="640"/>
        <w:rPr>
          <w:rFonts w:ascii="仿宋" w:eastAsia="仿宋" w:hAnsi="仿宋"/>
          <w:sz w:val="32"/>
          <w:szCs w:val="32"/>
        </w:rPr>
      </w:pPr>
      <w:r>
        <w:rPr>
          <w:rFonts w:ascii="仿宋" w:eastAsia="仿宋" w:hAnsi="仿宋" w:hint="eastAsia"/>
          <w:sz w:val="32"/>
          <w:szCs w:val="32"/>
        </w:rPr>
        <w:t>数据中</w:t>
      </w:r>
      <w:proofErr w:type="gramStart"/>
      <w:r>
        <w:rPr>
          <w:rFonts w:ascii="仿宋" w:eastAsia="仿宋" w:hAnsi="仿宋" w:hint="eastAsia"/>
          <w:sz w:val="32"/>
          <w:szCs w:val="32"/>
        </w:rPr>
        <w:t>台功能</w:t>
      </w:r>
      <w:proofErr w:type="gramEnd"/>
      <w:r>
        <w:rPr>
          <w:rFonts w:ascii="仿宋" w:eastAsia="仿宋" w:hAnsi="仿宋" w:hint="eastAsia"/>
          <w:sz w:val="32"/>
          <w:szCs w:val="32"/>
        </w:rPr>
        <w:t>——</w:t>
      </w:r>
      <w:r>
        <w:rPr>
          <w:rFonts w:ascii="仿宋" w:eastAsia="仿宋" w:hAnsi="仿宋"/>
          <w:sz w:val="32"/>
          <w:szCs w:val="32"/>
        </w:rPr>
        <w:t>管理工具（</w:t>
      </w:r>
      <w:r>
        <w:rPr>
          <w:rFonts w:ascii="楷体" w:eastAsia="楷体" w:hAnsi="楷体"/>
          <w:sz w:val="32"/>
          <w:szCs w:val="32"/>
        </w:rPr>
        <w:t>数据灵活组合、应用场景快速搭建</w:t>
      </w:r>
      <w:r>
        <w:rPr>
          <w:rFonts w:ascii="仿宋" w:eastAsia="仿宋" w:hAnsi="仿宋"/>
          <w:sz w:val="32"/>
          <w:szCs w:val="32"/>
        </w:rPr>
        <w:t>）</w:t>
      </w:r>
      <w:r>
        <w:rPr>
          <w:rFonts w:ascii="仿宋" w:eastAsia="仿宋" w:hAnsi="仿宋" w:hint="eastAsia"/>
          <w:sz w:val="32"/>
          <w:szCs w:val="32"/>
        </w:rPr>
        <w:t>:支持多种方式进行数据建模实现数据灵活组合，并通过数据服务推送给不同应用。（</w:t>
      </w:r>
      <w:r>
        <w:rPr>
          <w:rFonts w:ascii="楷体" w:eastAsia="楷体" w:hAnsi="楷体" w:hint="eastAsia"/>
          <w:sz w:val="32"/>
          <w:szCs w:val="32"/>
        </w:rPr>
        <w:t>展示数据中台-数据开发-数据建模模块</w:t>
      </w:r>
      <w:r>
        <w:rPr>
          <w:rFonts w:ascii="仿宋" w:eastAsia="仿宋" w:hAnsi="仿宋" w:hint="eastAsia"/>
          <w:sz w:val="32"/>
          <w:szCs w:val="32"/>
        </w:rPr>
        <w:t>）。下图为监控后台已完成的工作流。</w:t>
      </w:r>
    </w:p>
    <w:p w14:paraId="1EB4D694" w14:textId="77777777" w:rsidR="00B260C0" w:rsidRDefault="00887BD1">
      <w:pPr>
        <w:ind w:firstLineChars="200" w:firstLine="420"/>
        <w:rPr>
          <w:rFonts w:ascii="仿宋" w:eastAsia="仿宋" w:hAnsi="仿宋"/>
          <w:sz w:val="32"/>
          <w:szCs w:val="32"/>
        </w:rPr>
      </w:pPr>
      <w:r>
        <w:rPr>
          <w:noProof/>
        </w:rPr>
        <w:drawing>
          <wp:inline distT="0" distB="0" distL="114300" distR="114300" wp14:anchorId="295D505D" wp14:editId="7BE0D247">
            <wp:extent cx="2541270" cy="2232025"/>
            <wp:effectExtent l="0" t="0" r="1905" b="635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8"/>
                    <a:stretch>
                      <a:fillRect/>
                    </a:stretch>
                  </pic:blipFill>
                  <pic:spPr>
                    <a:xfrm>
                      <a:off x="0" y="0"/>
                      <a:ext cx="2541270" cy="2232025"/>
                    </a:xfrm>
                    <a:prstGeom prst="rect">
                      <a:avLst/>
                    </a:prstGeom>
                  </pic:spPr>
                </pic:pic>
              </a:graphicData>
            </a:graphic>
          </wp:inline>
        </w:drawing>
      </w:r>
    </w:p>
    <w:p w14:paraId="1A98A9E2" w14:textId="77777777" w:rsidR="00B260C0" w:rsidRDefault="00887BD1">
      <w:pPr>
        <w:pStyle w:val="1"/>
        <w:spacing w:before="0" w:after="0" w:line="240" w:lineRule="auto"/>
        <w:ind w:firstLineChars="200" w:firstLine="640"/>
        <w:rPr>
          <w:rFonts w:ascii="华文仿宋" w:eastAsia="华文仿宋" w:hAnsi="华文仿宋"/>
          <w:b w:val="0"/>
          <w:bCs w:val="0"/>
          <w:sz w:val="32"/>
          <w:szCs w:val="48"/>
        </w:rPr>
      </w:pPr>
      <w:r>
        <w:rPr>
          <w:rFonts w:ascii="华文仿宋" w:eastAsia="华文仿宋" w:hAnsi="华文仿宋" w:hint="eastAsia"/>
          <w:b w:val="0"/>
          <w:bCs w:val="0"/>
          <w:sz w:val="32"/>
          <w:szCs w:val="48"/>
        </w:rPr>
        <w:t>以上为“司库功能模块上线及场景应用情况”演示，下面将汇报演示“数据中台建设及管理情况”以及“财务管理数智化转型升级先行先试情况”相关内容。</w:t>
      </w:r>
    </w:p>
    <w:p w14:paraId="6DBA0CD4" w14:textId="77777777" w:rsidR="00B260C0" w:rsidRDefault="00B260C0"/>
    <w:p w14:paraId="3C105949" w14:textId="13812AAC" w:rsidR="00B260C0" w:rsidRDefault="00B260C0">
      <w:pPr>
        <w:ind w:firstLineChars="300" w:firstLine="960"/>
        <w:rPr>
          <w:rFonts w:ascii="华文仿宋" w:eastAsia="华文仿宋" w:hAnsi="华文仿宋"/>
          <w:sz w:val="32"/>
          <w:szCs w:val="32"/>
        </w:rPr>
      </w:pPr>
    </w:p>
    <w:sectPr w:rsidR="00B260C0">
      <w:footerReference w:type="default" r:id="rId29"/>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FD6413" w14:textId="77777777" w:rsidR="00EB3D6A" w:rsidRDefault="00EB3D6A">
      <w:r>
        <w:separator/>
      </w:r>
    </w:p>
  </w:endnote>
  <w:endnote w:type="continuationSeparator" w:id="0">
    <w:p w14:paraId="7DE608AC" w14:textId="77777777" w:rsidR="00EB3D6A" w:rsidRDefault="00EB3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D71AC" w14:textId="77777777" w:rsidR="00B260C0" w:rsidRDefault="00887BD1">
    <w:pPr>
      <w:pStyle w:val="a5"/>
    </w:pPr>
    <w:r>
      <w:rPr>
        <w:noProof/>
      </w:rPr>
      <mc:AlternateContent>
        <mc:Choice Requires="wps">
          <w:drawing>
            <wp:anchor distT="0" distB="0" distL="114300" distR="114300" simplePos="0" relativeHeight="251659264" behindDoc="0" locked="0" layoutInCell="1" allowOverlap="1" wp14:anchorId="2E970E11" wp14:editId="74036EF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C54DA1" w14:textId="77777777" w:rsidR="00B260C0" w:rsidRDefault="00887BD1">
                          <w:pPr>
                            <w:pStyle w:val="a5"/>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970E11"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2C54DA1" w14:textId="77777777" w:rsidR="00B260C0" w:rsidRDefault="00887BD1">
                    <w:pPr>
                      <w:pStyle w:val="a5"/>
                    </w:pPr>
                    <w:r>
                      <w:fldChar w:fldCharType="begin"/>
                    </w:r>
                    <w:r>
                      <w:instrText xml:space="preserve"> PAGE  \* MERGEFORMAT </w:instrText>
                    </w:r>
                    <w:r>
                      <w:fldChar w:fldCharType="separate"/>
                    </w:r>
                    <w:r>
                      <w:t>21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E242E1" w14:textId="77777777" w:rsidR="00EB3D6A" w:rsidRDefault="00EB3D6A">
      <w:r>
        <w:separator/>
      </w:r>
    </w:p>
  </w:footnote>
  <w:footnote w:type="continuationSeparator" w:id="0">
    <w:p w14:paraId="40DF5F58" w14:textId="77777777" w:rsidR="00EB3D6A" w:rsidRDefault="00EB3D6A">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yichao liu">
    <w15:presenceInfo w15:providerId="Windows Live" w15:userId="e396a36655f73a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revisionView w:markup="0"/>
  <w:trackRevisions/>
  <w:defaultTabStop w:val="420"/>
  <w:drawingGridVerticalSpacing w:val="156"/>
  <w:noPunctuationKerning/>
  <w:characterSpacingControl w:val="compressPunctuation"/>
  <w:hdrShapeDefaults>
    <o:shapedefaults v:ext="edit" spidmax="3072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500"/>
    <w:rsid w:val="00002145"/>
    <w:rsid w:val="00006225"/>
    <w:rsid w:val="00007A34"/>
    <w:rsid w:val="000104C8"/>
    <w:rsid w:val="00011A45"/>
    <w:rsid w:val="0001255D"/>
    <w:rsid w:val="000138F5"/>
    <w:rsid w:val="00014E18"/>
    <w:rsid w:val="00014EA3"/>
    <w:rsid w:val="00017870"/>
    <w:rsid w:val="00017F5D"/>
    <w:rsid w:val="000202EC"/>
    <w:rsid w:val="00020613"/>
    <w:rsid w:val="00021183"/>
    <w:rsid w:val="000212A6"/>
    <w:rsid w:val="00021366"/>
    <w:rsid w:val="00022719"/>
    <w:rsid w:val="00023604"/>
    <w:rsid w:val="000253DF"/>
    <w:rsid w:val="0002651B"/>
    <w:rsid w:val="00027A54"/>
    <w:rsid w:val="00027F13"/>
    <w:rsid w:val="00030F6A"/>
    <w:rsid w:val="00033ACF"/>
    <w:rsid w:val="00034A8C"/>
    <w:rsid w:val="00034B45"/>
    <w:rsid w:val="00041D51"/>
    <w:rsid w:val="00042E1F"/>
    <w:rsid w:val="00043F98"/>
    <w:rsid w:val="00044CFF"/>
    <w:rsid w:val="000466B5"/>
    <w:rsid w:val="00047045"/>
    <w:rsid w:val="000470D1"/>
    <w:rsid w:val="00050353"/>
    <w:rsid w:val="00050CA4"/>
    <w:rsid w:val="000518AF"/>
    <w:rsid w:val="000521C1"/>
    <w:rsid w:val="0005260F"/>
    <w:rsid w:val="00052995"/>
    <w:rsid w:val="00053316"/>
    <w:rsid w:val="00054A79"/>
    <w:rsid w:val="00054D1B"/>
    <w:rsid w:val="00055B2E"/>
    <w:rsid w:val="00055CF8"/>
    <w:rsid w:val="0005739C"/>
    <w:rsid w:val="00064F37"/>
    <w:rsid w:val="0006695D"/>
    <w:rsid w:val="000712A0"/>
    <w:rsid w:val="00072266"/>
    <w:rsid w:val="0007296A"/>
    <w:rsid w:val="0007568E"/>
    <w:rsid w:val="000808E8"/>
    <w:rsid w:val="00084417"/>
    <w:rsid w:val="00085A46"/>
    <w:rsid w:val="0008644C"/>
    <w:rsid w:val="00086964"/>
    <w:rsid w:val="000873F2"/>
    <w:rsid w:val="000924A9"/>
    <w:rsid w:val="00095F24"/>
    <w:rsid w:val="00097665"/>
    <w:rsid w:val="000A0C40"/>
    <w:rsid w:val="000A12BB"/>
    <w:rsid w:val="000A215E"/>
    <w:rsid w:val="000A3050"/>
    <w:rsid w:val="000A4785"/>
    <w:rsid w:val="000A5B70"/>
    <w:rsid w:val="000A7F13"/>
    <w:rsid w:val="000B23A8"/>
    <w:rsid w:val="000B2525"/>
    <w:rsid w:val="000B4EF8"/>
    <w:rsid w:val="000B5033"/>
    <w:rsid w:val="000B7A39"/>
    <w:rsid w:val="000C2338"/>
    <w:rsid w:val="000C33AF"/>
    <w:rsid w:val="000C53C5"/>
    <w:rsid w:val="000C556C"/>
    <w:rsid w:val="000C727E"/>
    <w:rsid w:val="000C7AA8"/>
    <w:rsid w:val="000C7E55"/>
    <w:rsid w:val="000D0943"/>
    <w:rsid w:val="000D140B"/>
    <w:rsid w:val="000D15FF"/>
    <w:rsid w:val="000D30F7"/>
    <w:rsid w:val="000D3A8D"/>
    <w:rsid w:val="000D3FBC"/>
    <w:rsid w:val="000D457A"/>
    <w:rsid w:val="000D4F36"/>
    <w:rsid w:val="000D6C41"/>
    <w:rsid w:val="000D7CB1"/>
    <w:rsid w:val="000E111D"/>
    <w:rsid w:val="000E1C8D"/>
    <w:rsid w:val="000E2A5B"/>
    <w:rsid w:val="000E31C5"/>
    <w:rsid w:val="000E6714"/>
    <w:rsid w:val="000E6D84"/>
    <w:rsid w:val="000F12E1"/>
    <w:rsid w:val="000F26A3"/>
    <w:rsid w:val="000F3A68"/>
    <w:rsid w:val="000F4DCF"/>
    <w:rsid w:val="000F5052"/>
    <w:rsid w:val="000F5418"/>
    <w:rsid w:val="000F64A1"/>
    <w:rsid w:val="000F6934"/>
    <w:rsid w:val="000F6B31"/>
    <w:rsid w:val="000F7BB3"/>
    <w:rsid w:val="00102484"/>
    <w:rsid w:val="0010249B"/>
    <w:rsid w:val="0010260F"/>
    <w:rsid w:val="00103AD1"/>
    <w:rsid w:val="00105438"/>
    <w:rsid w:val="00105662"/>
    <w:rsid w:val="001078CF"/>
    <w:rsid w:val="00110615"/>
    <w:rsid w:val="00112558"/>
    <w:rsid w:val="00112D97"/>
    <w:rsid w:val="001135B1"/>
    <w:rsid w:val="001144F2"/>
    <w:rsid w:val="00115B18"/>
    <w:rsid w:val="00116B8F"/>
    <w:rsid w:val="001175C9"/>
    <w:rsid w:val="00117F63"/>
    <w:rsid w:val="0012042D"/>
    <w:rsid w:val="00123D0C"/>
    <w:rsid w:val="00124903"/>
    <w:rsid w:val="00126040"/>
    <w:rsid w:val="001264AD"/>
    <w:rsid w:val="00126E7C"/>
    <w:rsid w:val="0012786C"/>
    <w:rsid w:val="00130960"/>
    <w:rsid w:val="00135B0D"/>
    <w:rsid w:val="00140266"/>
    <w:rsid w:val="00140282"/>
    <w:rsid w:val="00141111"/>
    <w:rsid w:val="0014173A"/>
    <w:rsid w:val="00142768"/>
    <w:rsid w:val="0014278D"/>
    <w:rsid w:val="00143229"/>
    <w:rsid w:val="00143C9D"/>
    <w:rsid w:val="00143E23"/>
    <w:rsid w:val="00144E41"/>
    <w:rsid w:val="00145F47"/>
    <w:rsid w:val="00146AE5"/>
    <w:rsid w:val="00152E11"/>
    <w:rsid w:val="00154220"/>
    <w:rsid w:val="001542B6"/>
    <w:rsid w:val="00155E78"/>
    <w:rsid w:val="001571BA"/>
    <w:rsid w:val="001574F8"/>
    <w:rsid w:val="00162347"/>
    <w:rsid w:val="00164033"/>
    <w:rsid w:val="00170AF4"/>
    <w:rsid w:val="00171394"/>
    <w:rsid w:val="001728BB"/>
    <w:rsid w:val="00172A27"/>
    <w:rsid w:val="00172DED"/>
    <w:rsid w:val="0017315A"/>
    <w:rsid w:val="00173758"/>
    <w:rsid w:val="0017585F"/>
    <w:rsid w:val="00175C47"/>
    <w:rsid w:val="0017793D"/>
    <w:rsid w:val="00177C93"/>
    <w:rsid w:val="00177E09"/>
    <w:rsid w:val="001814AD"/>
    <w:rsid w:val="001815B8"/>
    <w:rsid w:val="00182316"/>
    <w:rsid w:val="0018287C"/>
    <w:rsid w:val="00182A81"/>
    <w:rsid w:val="00182FF6"/>
    <w:rsid w:val="00187B9C"/>
    <w:rsid w:val="001909AB"/>
    <w:rsid w:val="0019340D"/>
    <w:rsid w:val="00193E86"/>
    <w:rsid w:val="00194640"/>
    <w:rsid w:val="00195210"/>
    <w:rsid w:val="001955E2"/>
    <w:rsid w:val="00195856"/>
    <w:rsid w:val="00195A29"/>
    <w:rsid w:val="00196298"/>
    <w:rsid w:val="00197212"/>
    <w:rsid w:val="001973B6"/>
    <w:rsid w:val="0019766F"/>
    <w:rsid w:val="00197D21"/>
    <w:rsid w:val="001A029D"/>
    <w:rsid w:val="001A08C0"/>
    <w:rsid w:val="001A1A35"/>
    <w:rsid w:val="001A4087"/>
    <w:rsid w:val="001A4646"/>
    <w:rsid w:val="001A5222"/>
    <w:rsid w:val="001A6C62"/>
    <w:rsid w:val="001B0194"/>
    <w:rsid w:val="001B0D87"/>
    <w:rsid w:val="001B19C2"/>
    <w:rsid w:val="001B40D7"/>
    <w:rsid w:val="001B7E2A"/>
    <w:rsid w:val="001C159D"/>
    <w:rsid w:val="001C20AD"/>
    <w:rsid w:val="001C3372"/>
    <w:rsid w:val="001C4288"/>
    <w:rsid w:val="001C43F1"/>
    <w:rsid w:val="001C4CE5"/>
    <w:rsid w:val="001C5E2E"/>
    <w:rsid w:val="001C663C"/>
    <w:rsid w:val="001C6B25"/>
    <w:rsid w:val="001C7446"/>
    <w:rsid w:val="001D18E5"/>
    <w:rsid w:val="001D39CD"/>
    <w:rsid w:val="001D5ACF"/>
    <w:rsid w:val="001D5B89"/>
    <w:rsid w:val="001D63C8"/>
    <w:rsid w:val="001D7701"/>
    <w:rsid w:val="001E01F5"/>
    <w:rsid w:val="001E111A"/>
    <w:rsid w:val="001E19C1"/>
    <w:rsid w:val="001E1F1C"/>
    <w:rsid w:val="001E252D"/>
    <w:rsid w:val="001E30BF"/>
    <w:rsid w:val="001E358B"/>
    <w:rsid w:val="001E36F2"/>
    <w:rsid w:val="001E3830"/>
    <w:rsid w:val="001E60BC"/>
    <w:rsid w:val="001E7A88"/>
    <w:rsid w:val="001F0D1E"/>
    <w:rsid w:val="001F206A"/>
    <w:rsid w:val="001F20A7"/>
    <w:rsid w:val="001F3C01"/>
    <w:rsid w:val="001F5F4B"/>
    <w:rsid w:val="001F71BE"/>
    <w:rsid w:val="00201B72"/>
    <w:rsid w:val="0020360F"/>
    <w:rsid w:val="00205F23"/>
    <w:rsid w:val="00210348"/>
    <w:rsid w:val="002109BF"/>
    <w:rsid w:val="00212CC5"/>
    <w:rsid w:val="00212EF2"/>
    <w:rsid w:val="0021325B"/>
    <w:rsid w:val="002134ED"/>
    <w:rsid w:val="00216BE1"/>
    <w:rsid w:val="00217695"/>
    <w:rsid w:val="0021784C"/>
    <w:rsid w:val="00220D4A"/>
    <w:rsid w:val="0022273C"/>
    <w:rsid w:val="00223C43"/>
    <w:rsid w:val="002253DA"/>
    <w:rsid w:val="002310B4"/>
    <w:rsid w:val="002322A4"/>
    <w:rsid w:val="00234B73"/>
    <w:rsid w:val="00241047"/>
    <w:rsid w:val="002413E4"/>
    <w:rsid w:val="00242087"/>
    <w:rsid w:val="00243B7B"/>
    <w:rsid w:val="002446CA"/>
    <w:rsid w:val="00244D8A"/>
    <w:rsid w:val="00245658"/>
    <w:rsid w:val="0024565C"/>
    <w:rsid w:val="00245AD5"/>
    <w:rsid w:val="00250134"/>
    <w:rsid w:val="00254C71"/>
    <w:rsid w:val="002570B2"/>
    <w:rsid w:val="00260339"/>
    <w:rsid w:val="00260C3A"/>
    <w:rsid w:val="00262F7B"/>
    <w:rsid w:val="00264C05"/>
    <w:rsid w:val="00266427"/>
    <w:rsid w:val="00266A16"/>
    <w:rsid w:val="0027475B"/>
    <w:rsid w:val="00274DB8"/>
    <w:rsid w:val="00275252"/>
    <w:rsid w:val="002755B3"/>
    <w:rsid w:val="00275E66"/>
    <w:rsid w:val="00280B34"/>
    <w:rsid w:val="00280C4E"/>
    <w:rsid w:val="00280C88"/>
    <w:rsid w:val="002816DC"/>
    <w:rsid w:val="002843E2"/>
    <w:rsid w:val="0028677F"/>
    <w:rsid w:val="002914B7"/>
    <w:rsid w:val="00292A46"/>
    <w:rsid w:val="002946AB"/>
    <w:rsid w:val="00295C74"/>
    <w:rsid w:val="002A002F"/>
    <w:rsid w:val="002A1292"/>
    <w:rsid w:val="002A4173"/>
    <w:rsid w:val="002A4B79"/>
    <w:rsid w:val="002A5EEA"/>
    <w:rsid w:val="002A6518"/>
    <w:rsid w:val="002B00F6"/>
    <w:rsid w:val="002B2D75"/>
    <w:rsid w:val="002B2EB5"/>
    <w:rsid w:val="002B3CCF"/>
    <w:rsid w:val="002B3D83"/>
    <w:rsid w:val="002B51FA"/>
    <w:rsid w:val="002C013A"/>
    <w:rsid w:val="002C0399"/>
    <w:rsid w:val="002C143B"/>
    <w:rsid w:val="002C2412"/>
    <w:rsid w:val="002C24A0"/>
    <w:rsid w:val="002C31C7"/>
    <w:rsid w:val="002C33D5"/>
    <w:rsid w:val="002C3EEA"/>
    <w:rsid w:val="002C41EB"/>
    <w:rsid w:val="002C4B20"/>
    <w:rsid w:val="002C4B86"/>
    <w:rsid w:val="002C61DD"/>
    <w:rsid w:val="002D0545"/>
    <w:rsid w:val="002D078B"/>
    <w:rsid w:val="002D343C"/>
    <w:rsid w:val="002D349A"/>
    <w:rsid w:val="002D53AA"/>
    <w:rsid w:val="002D5BCE"/>
    <w:rsid w:val="002D6294"/>
    <w:rsid w:val="002D725E"/>
    <w:rsid w:val="002D7BAA"/>
    <w:rsid w:val="002E0D68"/>
    <w:rsid w:val="002E10E7"/>
    <w:rsid w:val="002E1801"/>
    <w:rsid w:val="002E1A6B"/>
    <w:rsid w:val="002E1E23"/>
    <w:rsid w:val="002E3202"/>
    <w:rsid w:val="002E3E31"/>
    <w:rsid w:val="002E636E"/>
    <w:rsid w:val="002E6AF2"/>
    <w:rsid w:val="002E6FC7"/>
    <w:rsid w:val="002F11D4"/>
    <w:rsid w:val="002F197A"/>
    <w:rsid w:val="002F1F7C"/>
    <w:rsid w:val="002F4291"/>
    <w:rsid w:val="002F4842"/>
    <w:rsid w:val="002F4890"/>
    <w:rsid w:val="002F5279"/>
    <w:rsid w:val="002F542B"/>
    <w:rsid w:val="00300092"/>
    <w:rsid w:val="003029FA"/>
    <w:rsid w:val="0030484B"/>
    <w:rsid w:val="00305D47"/>
    <w:rsid w:val="003062DD"/>
    <w:rsid w:val="003078DD"/>
    <w:rsid w:val="00307EA9"/>
    <w:rsid w:val="003110A9"/>
    <w:rsid w:val="00311667"/>
    <w:rsid w:val="00312447"/>
    <w:rsid w:val="00312EDD"/>
    <w:rsid w:val="0031582A"/>
    <w:rsid w:val="003164BC"/>
    <w:rsid w:val="00316AA1"/>
    <w:rsid w:val="00316DBA"/>
    <w:rsid w:val="003210F6"/>
    <w:rsid w:val="00322EF8"/>
    <w:rsid w:val="003233B7"/>
    <w:rsid w:val="00325F25"/>
    <w:rsid w:val="00326C56"/>
    <w:rsid w:val="00326C6B"/>
    <w:rsid w:val="003303D0"/>
    <w:rsid w:val="00331A44"/>
    <w:rsid w:val="00331B8B"/>
    <w:rsid w:val="00332772"/>
    <w:rsid w:val="003330BB"/>
    <w:rsid w:val="003331AF"/>
    <w:rsid w:val="00334944"/>
    <w:rsid w:val="003350F0"/>
    <w:rsid w:val="0033624C"/>
    <w:rsid w:val="003370CC"/>
    <w:rsid w:val="00337904"/>
    <w:rsid w:val="00342165"/>
    <w:rsid w:val="00350162"/>
    <w:rsid w:val="00350F2C"/>
    <w:rsid w:val="00350FBD"/>
    <w:rsid w:val="003526A4"/>
    <w:rsid w:val="0035481A"/>
    <w:rsid w:val="00354B54"/>
    <w:rsid w:val="00355B72"/>
    <w:rsid w:val="00355BBC"/>
    <w:rsid w:val="00361858"/>
    <w:rsid w:val="00362443"/>
    <w:rsid w:val="00365DB3"/>
    <w:rsid w:val="00366FDC"/>
    <w:rsid w:val="00367DD0"/>
    <w:rsid w:val="003706D0"/>
    <w:rsid w:val="00371F02"/>
    <w:rsid w:val="00371F50"/>
    <w:rsid w:val="003732CD"/>
    <w:rsid w:val="003736D8"/>
    <w:rsid w:val="00373F51"/>
    <w:rsid w:val="00374831"/>
    <w:rsid w:val="00374E47"/>
    <w:rsid w:val="00375825"/>
    <w:rsid w:val="00376A5F"/>
    <w:rsid w:val="00376B1B"/>
    <w:rsid w:val="00383DFC"/>
    <w:rsid w:val="00385495"/>
    <w:rsid w:val="00386272"/>
    <w:rsid w:val="0038717E"/>
    <w:rsid w:val="00387D6F"/>
    <w:rsid w:val="00390444"/>
    <w:rsid w:val="0039077C"/>
    <w:rsid w:val="003916A1"/>
    <w:rsid w:val="00391EA2"/>
    <w:rsid w:val="00391FE5"/>
    <w:rsid w:val="00392259"/>
    <w:rsid w:val="003936BA"/>
    <w:rsid w:val="003943CD"/>
    <w:rsid w:val="0039511C"/>
    <w:rsid w:val="003977D5"/>
    <w:rsid w:val="00397ABD"/>
    <w:rsid w:val="003A08C9"/>
    <w:rsid w:val="003A3AD2"/>
    <w:rsid w:val="003A556F"/>
    <w:rsid w:val="003A7863"/>
    <w:rsid w:val="003A7A08"/>
    <w:rsid w:val="003B0F49"/>
    <w:rsid w:val="003B3060"/>
    <w:rsid w:val="003B3601"/>
    <w:rsid w:val="003B38DF"/>
    <w:rsid w:val="003B62D6"/>
    <w:rsid w:val="003C052D"/>
    <w:rsid w:val="003C0590"/>
    <w:rsid w:val="003C2F2A"/>
    <w:rsid w:val="003C5858"/>
    <w:rsid w:val="003C5F96"/>
    <w:rsid w:val="003C7A17"/>
    <w:rsid w:val="003D302D"/>
    <w:rsid w:val="003D57A6"/>
    <w:rsid w:val="003D5A9E"/>
    <w:rsid w:val="003D621D"/>
    <w:rsid w:val="003D6289"/>
    <w:rsid w:val="003D6CD6"/>
    <w:rsid w:val="003E09C7"/>
    <w:rsid w:val="003E2EAA"/>
    <w:rsid w:val="003E4DF9"/>
    <w:rsid w:val="003F0106"/>
    <w:rsid w:val="003F0BB5"/>
    <w:rsid w:val="003F108E"/>
    <w:rsid w:val="003F2165"/>
    <w:rsid w:val="003F3CE8"/>
    <w:rsid w:val="003F613D"/>
    <w:rsid w:val="003F636D"/>
    <w:rsid w:val="003F6850"/>
    <w:rsid w:val="003F7B10"/>
    <w:rsid w:val="004004E3"/>
    <w:rsid w:val="00400A17"/>
    <w:rsid w:val="0040260D"/>
    <w:rsid w:val="004038CD"/>
    <w:rsid w:val="00405245"/>
    <w:rsid w:val="00405345"/>
    <w:rsid w:val="00406930"/>
    <w:rsid w:val="004069DA"/>
    <w:rsid w:val="00407900"/>
    <w:rsid w:val="00407BD1"/>
    <w:rsid w:val="004107F6"/>
    <w:rsid w:val="00411338"/>
    <w:rsid w:val="00411F3E"/>
    <w:rsid w:val="00413068"/>
    <w:rsid w:val="00413E42"/>
    <w:rsid w:val="00416245"/>
    <w:rsid w:val="00416F77"/>
    <w:rsid w:val="00417949"/>
    <w:rsid w:val="00420037"/>
    <w:rsid w:val="00420895"/>
    <w:rsid w:val="00423007"/>
    <w:rsid w:val="00425CC9"/>
    <w:rsid w:val="00430924"/>
    <w:rsid w:val="00430B40"/>
    <w:rsid w:val="00433B34"/>
    <w:rsid w:val="004340CF"/>
    <w:rsid w:val="00434921"/>
    <w:rsid w:val="00435BD2"/>
    <w:rsid w:val="004413EC"/>
    <w:rsid w:val="00441CED"/>
    <w:rsid w:val="0044291A"/>
    <w:rsid w:val="00444D9D"/>
    <w:rsid w:val="00444DE0"/>
    <w:rsid w:val="00447510"/>
    <w:rsid w:val="00450FDC"/>
    <w:rsid w:val="004514F6"/>
    <w:rsid w:val="00451890"/>
    <w:rsid w:val="00451B1C"/>
    <w:rsid w:val="00451F4E"/>
    <w:rsid w:val="00451FC8"/>
    <w:rsid w:val="00452FD8"/>
    <w:rsid w:val="0045382B"/>
    <w:rsid w:val="004539AE"/>
    <w:rsid w:val="004543D2"/>
    <w:rsid w:val="00454501"/>
    <w:rsid w:val="004568C8"/>
    <w:rsid w:val="0045731A"/>
    <w:rsid w:val="00461626"/>
    <w:rsid w:val="00461E8C"/>
    <w:rsid w:val="004625D8"/>
    <w:rsid w:val="0046435A"/>
    <w:rsid w:val="00465DC2"/>
    <w:rsid w:val="0046734D"/>
    <w:rsid w:val="00467F12"/>
    <w:rsid w:val="00470741"/>
    <w:rsid w:val="00471016"/>
    <w:rsid w:val="0047317C"/>
    <w:rsid w:val="00474276"/>
    <w:rsid w:val="004759BD"/>
    <w:rsid w:val="00477AB3"/>
    <w:rsid w:val="00481380"/>
    <w:rsid w:val="00482011"/>
    <w:rsid w:val="00482AA8"/>
    <w:rsid w:val="004830A5"/>
    <w:rsid w:val="004837BD"/>
    <w:rsid w:val="004853E5"/>
    <w:rsid w:val="004858E5"/>
    <w:rsid w:val="00486180"/>
    <w:rsid w:val="00486C00"/>
    <w:rsid w:val="00490505"/>
    <w:rsid w:val="00490CB1"/>
    <w:rsid w:val="00491019"/>
    <w:rsid w:val="00492189"/>
    <w:rsid w:val="00492C09"/>
    <w:rsid w:val="0049316F"/>
    <w:rsid w:val="00494403"/>
    <w:rsid w:val="00497D7B"/>
    <w:rsid w:val="004A037A"/>
    <w:rsid w:val="004A16DD"/>
    <w:rsid w:val="004A455A"/>
    <w:rsid w:val="004A4BF8"/>
    <w:rsid w:val="004A5495"/>
    <w:rsid w:val="004A5AE7"/>
    <w:rsid w:val="004A6AF9"/>
    <w:rsid w:val="004B1039"/>
    <w:rsid w:val="004B2286"/>
    <w:rsid w:val="004B37BE"/>
    <w:rsid w:val="004B44AC"/>
    <w:rsid w:val="004B61DC"/>
    <w:rsid w:val="004B6284"/>
    <w:rsid w:val="004B63BA"/>
    <w:rsid w:val="004B726F"/>
    <w:rsid w:val="004B72F0"/>
    <w:rsid w:val="004B74A5"/>
    <w:rsid w:val="004B750E"/>
    <w:rsid w:val="004B7FA3"/>
    <w:rsid w:val="004C0004"/>
    <w:rsid w:val="004C0D1E"/>
    <w:rsid w:val="004C1453"/>
    <w:rsid w:val="004C1786"/>
    <w:rsid w:val="004C1E6C"/>
    <w:rsid w:val="004C63D6"/>
    <w:rsid w:val="004C7296"/>
    <w:rsid w:val="004D126D"/>
    <w:rsid w:val="004D1B1E"/>
    <w:rsid w:val="004D22B6"/>
    <w:rsid w:val="004D249C"/>
    <w:rsid w:val="004D27ED"/>
    <w:rsid w:val="004D32C9"/>
    <w:rsid w:val="004D33ED"/>
    <w:rsid w:val="004D49C7"/>
    <w:rsid w:val="004D54D4"/>
    <w:rsid w:val="004D6967"/>
    <w:rsid w:val="004D6B6B"/>
    <w:rsid w:val="004D713B"/>
    <w:rsid w:val="004E4DE2"/>
    <w:rsid w:val="004E7D84"/>
    <w:rsid w:val="004F0AE6"/>
    <w:rsid w:val="004F1230"/>
    <w:rsid w:val="004F1E2A"/>
    <w:rsid w:val="004F2251"/>
    <w:rsid w:val="004F26A5"/>
    <w:rsid w:val="004F30B3"/>
    <w:rsid w:val="004F3AF2"/>
    <w:rsid w:val="004F4312"/>
    <w:rsid w:val="004F46E4"/>
    <w:rsid w:val="004F782D"/>
    <w:rsid w:val="005004BC"/>
    <w:rsid w:val="005016B0"/>
    <w:rsid w:val="0050225C"/>
    <w:rsid w:val="0050384D"/>
    <w:rsid w:val="00503E23"/>
    <w:rsid w:val="00504D22"/>
    <w:rsid w:val="00505063"/>
    <w:rsid w:val="005058D1"/>
    <w:rsid w:val="00505DEC"/>
    <w:rsid w:val="00512CB1"/>
    <w:rsid w:val="00512F40"/>
    <w:rsid w:val="0051349A"/>
    <w:rsid w:val="00513782"/>
    <w:rsid w:val="00513A5D"/>
    <w:rsid w:val="005160DF"/>
    <w:rsid w:val="00517B8E"/>
    <w:rsid w:val="00517DF7"/>
    <w:rsid w:val="005220DC"/>
    <w:rsid w:val="00522247"/>
    <w:rsid w:val="005228A5"/>
    <w:rsid w:val="00522997"/>
    <w:rsid w:val="00522F43"/>
    <w:rsid w:val="005230B6"/>
    <w:rsid w:val="005233F8"/>
    <w:rsid w:val="0052374E"/>
    <w:rsid w:val="0052648C"/>
    <w:rsid w:val="00526CE7"/>
    <w:rsid w:val="00527834"/>
    <w:rsid w:val="005303CE"/>
    <w:rsid w:val="005316F3"/>
    <w:rsid w:val="0053219E"/>
    <w:rsid w:val="00532977"/>
    <w:rsid w:val="00532AC9"/>
    <w:rsid w:val="00532E5C"/>
    <w:rsid w:val="00534C5F"/>
    <w:rsid w:val="00537960"/>
    <w:rsid w:val="005403DE"/>
    <w:rsid w:val="0054232C"/>
    <w:rsid w:val="0054531D"/>
    <w:rsid w:val="005542ED"/>
    <w:rsid w:val="00556570"/>
    <w:rsid w:val="00556AFB"/>
    <w:rsid w:val="0055709B"/>
    <w:rsid w:val="00560162"/>
    <w:rsid w:val="00560AAE"/>
    <w:rsid w:val="0056137F"/>
    <w:rsid w:val="00561A77"/>
    <w:rsid w:val="00562282"/>
    <w:rsid w:val="005628D5"/>
    <w:rsid w:val="005629B8"/>
    <w:rsid w:val="00564663"/>
    <w:rsid w:val="0056512F"/>
    <w:rsid w:val="00566468"/>
    <w:rsid w:val="00566A10"/>
    <w:rsid w:val="00567D08"/>
    <w:rsid w:val="005709DE"/>
    <w:rsid w:val="00570F26"/>
    <w:rsid w:val="005712BF"/>
    <w:rsid w:val="00572807"/>
    <w:rsid w:val="00572AF3"/>
    <w:rsid w:val="00572BDD"/>
    <w:rsid w:val="0057560D"/>
    <w:rsid w:val="00580916"/>
    <w:rsid w:val="00581199"/>
    <w:rsid w:val="005820FD"/>
    <w:rsid w:val="00583F68"/>
    <w:rsid w:val="00584682"/>
    <w:rsid w:val="00584FDF"/>
    <w:rsid w:val="0058644A"/>
    <w:rsid w:val="00591F2B"/>
    <w:rsid w:val="005946D2"/>
    <w:rsid w:val="0059478B"/>
    <w:rsid w:val="0059490D"/>
    <w:rsid w:val="00595937"/>
    <w:rsid w:val="005A101D"/>
    <w:rsid w:val="005A127A"/>
    <w:rsid w:val="005A2265"/>
    <w:rsid w:val="005A3B73"/>
    <w:rsid w:val="005A440F"/>
    <w:rsid w:val="005A577D"/>
    <w:rsid w:val="005A5DAC"/>
    <w:rsid w:val="005A5EB3"/>
    <w:rsid w:val="005A679E"/>
    <w:rsid w:val="005A7881"/>
    <w:rsid w:val="005B01CF"/>
    <w:rsid w:val="005B0B9A"/>
    <w:rsid w:val="005B0EB3"/>
    <w:rsid w:val="005B1681"/>
    <w:rsid w:val="005B1C91"/>
    <w:rsid w:val="005B36D2"/>
    <w:rsid w:val="005B47A5"/>
    <w:rsid w:val="005C2212"/>
    <w:rsid w:val="005C4ACA"/>
    <w:rsid w:val="005C5F3B"/>
    <w:rsid w:val="005D07D4"/>
    <w:rsid w:val="005D1F0C"/>
    <w:rsid w:val="005D2280"/>
    <w:rsid w:val="005D2D4B"/>
    <w:rsid w:val="005D3BB2"/>
    <w:rsid w:val="005D464F"/>
    <w:rsid w:val="005D4774"/>
    <w:rsid w:val="005D5D76"/>
    <w:rsid w:val="005D6DB6"/>
    <w:rsid w:val="005E1939"/>
    <w:rsid w:val="005E21CF"/>
    <w:rsid w:val="005E46D2"/>
    <w:rsid w:val="005E4B70"/>
    <w:rsid w:val="005E599B"/>
    <w:rsid w:val="005E5E04"/>
    <w:rsid w:val="005F01D2"/>
    <w:rsid w:val="005F28A2"/>
    <w:rsid w:val="005F3767"/>
    <w:rsid w:val="005F3E8A"/>
    <w:rsid w:val="005F5B41"/>
    <w:rsid w:val="00600853"/>
    <w:rsid w:val="00602E6E"/>
    <w:rsid w:val="006040E5"/>
    <w:rsid w:val="00604E31"/>
    <w:rsid w:val="0060519F"/>
    <w:rsid w:val="00606051"/>
    <w:rsid w:val="00606639"/>
    <w:rsid w:val="00606939"/>
    <w:rsid w:val="00606D3A"/>
    <w:rsid w:val="00610490"/>
    <w:rsid w:val="00614218"/>
    <w:rsid w:val="0061441F"/>
    <w:rsid w:val="0061558A"/>
    <w:rsid w:val="00616D9D"/>
    <w:rsid w:val="00617BE3"/>
    <w:rsid w:val="0062058E"/>
    <w:rsid w:val="00622292"/>
    <w:rsid w:val="006239FF"/>
    <w:rsid w:val="00625B3E"/>
    <w:rsid w:val="00625B76"/>
    <w:rsid w:val="006266D9"/>
    <w:rsid w:val="00626DB4"/>
    <w:rsid w:val="0062775C"/>
    <w:rsid w:val="00627969"/>
    <w:rsid w:val="00627F1B"/>
    <w:rsid w:val="006339DA"/>
    <w:rsid w:val="00633F02"/>
    <w:rsid w:val="00634140"/>
    <w:rsid w:val="00636668"/>
    <w:rsid w:val="006375EC"/>
    <w:rsid w:val="00637779"/>
    <w:rsid w:val="00637B56"/>
    <w:rsid w:val="00640350"/>
    <w:rsid w:val="006414FE"/>
    <w:rsid w:val="00641FBA"/>
    <w:rsid w:val="00642D99"/>
    <w:rsid w:val="00643455"/>
    <w:rsid w:val="00643583"/>
    <w:rsid w:val="0064359C"/>
    <w:rsid w:val="0064590F"/>
    <w:rsid w:val="00647E5A"/>
    <w:rsid w:val="00650675"/>
    <w:rsid w:val="00651423"/>
    <w:rsid w:val="00651B71"/>
    <w:rsid w:val="006526E7"/>
    <w:rsid w:val="00660D15"/>
    <w:rsid w:val="00677A1E"/>
    <w:rsid w:val="00680821"/>
    <w:rsid w:val="00680CA6"/>
    <w:rsid w:val="006821FF"/>
    <w:rsid w:val="00682478"/>
    <w:rsid w:val="006830B5"/>
    <w:rsid w:val="0068588C"/>
    <w:rsid w:val="006858F4"/>
    <w:rsid w:val="00685ED1"/>
    <w:rsid w:val="00686145"/>
    <w:rsid w:val="00686C5B"/>
    <w:rsid w:val="00687558"/>
    <w:rsid w:val="00690510"/>
    <w:rsid w:val="00690750"/>
    <w:rsid w:val="00694666"/>
    <w:rsid w:val="0069596A"/>
    <w:rsid w:val="00697217"/>
    <w:rsid w:val="006A36EA"/>
    <w:rsid w:val="006A4B96"/>
    <w:rsid w:val="006A74AB"/>
    <w:rsid w:val="006B0E53"/>
    <w:rsid w:val="006B1B73"/>
    <w:rsid w:val="006B1D2A"/>
    <w:rsid w:val="006B2C73"/>
    <w:rsid w:val="006B3E2D"/>
    <w:rsid w:val="006B45F6"/>
    <w:rsid w:val="006B4A57"/>
    <w:rsid w:val="006B5771"/>
    <w:rsid w:val="006B60D2"/>
    <w:rsid w:val="006B71E1"/>
    <w:rsid w:val="006C09D5"/>
    <w:rsid w:val="006C10AA"/>
    <w:rsid w:val="006C16BE"/>
    <w:rsid w:val="006C1AA5"/>
    <w:rsid w:val="006C528A"/>
    <w:rsid w:val="006C5B71"/>
    <w:rsid w:val="006C7525"/>
    <w:rsid w:val="006C77B7"/>
    <w:rsid w:val="006C7F90"/>
    <w:rsid w:val="006D0DC9"/>
    <w:rsid w:val="006D1AFF"/>
    <w:rsid w:val="006D20E9"/>
    <w:rsid w:val="006D28A2"/>
    <w:rsid w:val="006D2F41"/>
    <w:rsid w:val="006D530A"/>
    <w:rsid w:val="006D5912"/>
    <w:rsid w:val="006E0D33"/>
    <w:rsid w:val="006E25C7"/>
    <w:rsid w:val="006E3447"/>
    <w:rsid w:val="006E367D"/>
    <w:rsid w:val="006E4416"/>
    <w:rsid w:val="006E517C"/>
    <w:rsid w:val="006E5980"/>
    <w:rsid w:val="006E6285"/>
    <w:rsid w:val="006E79BB"/>
    <w:rsid w:val="006E7E28"/>
    <w:rsid w:val="006F45D5"/>
    <w:rsid w:val="006F6615"/>
    <w:rsid w:val="006F6727"/>
    <w:rsid w:val="006F74E0"/>
    <w:rsid w:val="006F7CBB"/>
    <w:rsid w:val="00701DD7"/>
    <w:rsid w:val="007058B9"/>
    <w:rsid w:val="00706BAF"/>
    <w:rsid w:val="0070739C"/>
    <w:rsid w:val="00707AB6"/>
    <w:rsid w:val="0071012F"/>
    <w:rsid w:val="00712C2B"/>
    <w:rsid w:val="00714DB9"/>
    <w:rsid w:val="00721566"/>
    <w:rsid w:val="00723A92"/>
    <w:rsid w:val="007245BA"/>
    <w:rsid w:val="00724684"/>
    <w:rsid w:val="00724704"/>
    <w:rsid w:val="00724900"/>
    <w:rsid w:val="00725117"/>
    <w:rsid w:val="00727B8D"/>
    <w:rsid w:val="007307B9"/>
    <w:rsid w:val="00731052"/>
    <w:rsid w:val="00731524"/>
    <w:rsid w:val="0073155E"/>
    <w:rsid w:val="00731BBE"/>
    <w:rsid w:val="0073202C"/>
    <w:rsid w:val="007365C5"/>
    <w:rsid w:val="00736783"/>
    <w:rsid w:val="0073744B"/>
    <w:rsid w:val="00740232"/>
    <w:rsid w:val="00741B0D"/>
    <w:rsid w:val="00741B60"/>
    <w:rsid w:val="00741ED4"/>
    <w:rsid w:val="0074302D"/>
    <w:rsid w:val="0074384D"/>
    <w:rsid w:val="007447CB"/>
    <w:rsid w:val="00745515"/>
    <w:rsid w:val="00746080"/>
    <w:rsid w:val="00746373"/>
    <w:rsid w:val="00746542"/>
    <w:rsid w:val="00746891"/>
    <w:rsid w:val="00747A59"/>
    <w:rsid w:val="00747FC7"/>
    <w:rsid w:val="007521B0"/>
    <w:rsid w:val="00753EAA"/>
    <w:rsid w:val="00753FF4"/>
    <w:rsid w:val="00754295"/>
    <w:rsid w:val="00755651"/>
    <w:rsid w:val="0075626E"/>
    <w:rsid w:val="007568D0"/>
    <w:rsid w:val="00756A36"/>
    <w:rsid w:val="00757B1A"/>
    <w:rsid w:val="00760441"/>
    <w:rsid w:val="0076062A"/>
    <w:rsid w:val="0076109A"/>
    <w:rsid w:val="00764083"/>
    <w:rsid w:val="007646D2"/>
    <w:rsid w:val="00765913"/>
    <w:rsid w:val="00765937"/>
    <w:rsid w:val="00765F1B"/>
    <w:rsid w:val="0076609A"/>
    <w:rsid w:val="00766710"/>
    <w:rsid w:val="00767EED"/>
    <w:rsid w:val="007701D1"/>
    <w:rsid w:val="007721AF"/>
    <w:rsid w:val="007725C2"/>
    <w:rsid w:val="007727C8"/>
    <w:rsid w:val="007734B9"/>
    <w:rsid w:val="0077369C"/>
    <w:rsid w:val="007778C1"/>
    <w:rsid w:val="007802B6"/>
    <w:rsid w:val="00780378"/>
    <w:rsid w:val="00782176"/>
    <w:rsid w:val="007821C8"/>
    <w:rsid w:val="007855B9"/>
    <w:rsid w:val="00786993"/>
    <w:rsid w:val="007900F5"/>
    <w:rsid w:val="00791201"/>
    <w:rsid w:val="00791599"/>
    <w:rsid w:val="007946B3"/>
    <w:rsid w:val="00795E79"/>
    <w:rsid w:val="007965F3"/>
    <w:rsid w:val="007A3CCD"/>
    <w:rsid w:val="007A3E92"/>
    <w:rsid w:val="007A3ED7"/>
    <w:rsid w:val="007B0C5C"/>
    <w:rsid w:val="007B16CB"/>
    <w:rsid w:val="007B19B8"/>
    <w:rsid w:val="007B3788"/>
    <w:rsid w:val="007B427F"/>
    <w:rsid w:val="007B5F12"/>
    <w:rsid w:val="007B64B4"/>
    <w:rsid w:val="007B7B7B"/>
    <w:rsid w:val="007C038C"/>
    <w:rsid w:val="007C1B6D"/>
    <w:rsid w:val="007C27FE"/>
    <w:rsid w:val="007C3166"/>
    <w:rsid w:val="007C434A"/>
    <w:rsid w:val="007D0299"/>
    <w:rsid w:val="007D1D7E"/>
    <w:rsid w:val="007D2393"/>
    <w:rsid w:val="007D3E14"/>
    <w:rsid w:val="007D40FF"/>
    <w:rsid w:val="007D441B"/>
    <w:rsid w:val="007D44CA"/>
    <w:rsid w:val="007D6728"/>
    <w:rsid w:val="007D68BA"/>
    <w:rsid w:val="007D6B06"/>
    <w:rsid w:val="007D6F84"/>
    <w:rsid w:val="007D74E7"/>
    <w:rsid w:val="007E230F"/>
    <w:rsid w:val="007E31CB"/>
    <w:rsid w:val="007E33D0"/>
    <w:rsid w:val="007E474E"/>
    <w:rsid w:val="007E527F"/>
    <w:rsid w:val="007E57CB"/>
    <w:rsid w:val="007E700A"/>
    <w:rsid w:val="007F3B98"/>
    <w:rsid w:val="007F4659"/>
    <w:rsid w:val="007F5630"/>
    <w:rsid w:val="007F5E41"/>
    <w:rsid w:val="007F73CD"/>
    <w:rsid w:val="0080087F"/>
    <w:rsid w:val="00801BF3"/>
    <w:rsid w:val="008028AB"/>
    <w:rsid w:val="00803BA4"/>
    <w:rsid w:val="00803EAD"/>
    <w:rsid w:val="0080469C"/>
    <w:rsid w:val="008069F9"/>
    <w:rsid w:val="008165F1"/>
    <w:rsid w:val="008169DB"/>
    <w:rsid w:val="008216AF"/>
    <w:rsid w:val="00821DE6"/>
    <w:rsid w:val="00823188"/>
    <w:rsid w:val="00824130"/>
    <w:rsid w:val="00824C84"/>
    <w:rsid w:val="008270C0"/>
    <w:rsid w:val="00830517"/>
    <w:rsid w:val="00833B7A"/>
    <w:rsid w:val="00833C5F"/>
    <w:rsid w:val="00833DA7"/>
    <w:rsid w:val="0083461E"/>
    <w:rsid w:val="008358FA"/>
    <w:rsid w:val="00840BD1"/>
    <w:rsid w:val="00841BF3"/>
    <w:rsid w:val="0084258F"/>
    <w:rsid w:val="008426C0"/>
    <w:rsid w:val="008454C7"/>
    <w:rsid w:val="00845A80"/>
    <w:rsid w:val="00847294"/>
    <w:rsid w:val="00847FB2"/>
    <w:rsid w:val="00851893"/>
    <w:rsid w:val="00851BBB"/>
    <w:rsid w:val="008526BC"/>
    <w:rsid w:val="00854BD9"/>
    <w:rsid w:val="00855E90"/>
    <w:rsid w:val="00855EC1"/>
    <w:rsid w:val="00856BAC"/>
    <w:rsid w:val="0085741B"/>
    <w:rsid w:val="00861049"/>
    <w:rsid w:val="00861235"/>
    <w:rsid w:val="008636C3"/>
    <w:rsid w:val="00863F6A"/>
    <w:rsid w:val="008646C9"/>
    <w:rsid w:val="0086677A"/>
    <w:rsid w:val="00866C02"/>
    <w:rsid w:val="00867490"/>
    <w:rsid w:val="008674ED"/>
    <w:rsid w:val="00873F78"/>
    <w:rsid w:val="00876788"/>
    <w:rsid w:val="0088165A"/>
    <w:rsid w:val="0088464B"/>
    <w:rsid w:val="00885884"/>
    <w:rsid w:val="00885B8B"/>
    <w:rsid w:val="00886201"/>
    <w:rsid w:val="00887365"/>
    <w:rsid w:val="00887BD1"/>
    <w:rsid w:val="00891296"/>
    <w:rsid w:val="00891B90"/>
    <w:rsid w:val="00892613"/>
    <w:rsid w:val="00892EC2"/>
    <w:rsid w:val="00892F77"/>
    <w:rsid w:val="00896A2D"/>
    <w:rsid w:val="00896ADA"/>
    <w:rsid w:val="00897AC4"/>
    <w:rsid w:val="00897C0E"/>
    <w:rsid w:val="008B0363"/>
    <w:rsid w:val="008B0433"/>
    <w:rsid w:val="008B04F3"/>
    <w:rsid w:val="008B0B1C"/>
    <w:rsid w:val="008B32CC"/>
    <w:rsid w:val="008B5EAF"/>
    <w:rsid w:val="008B6999"/>
    <w:rsid w:val="008B72D1"/>
    <w:rsid w:val="008B7A77"/>
    <w:rsid w:val="008C228C"/>
    <w:rsid w:val="008C30B9"/>
    <w:rsid w:val="008C3E50"/>
    <w:rsid w:val="008C4B82"/>
    <w:rsid w:val="008C4C9D"/>
    <w:rsid w:val="008C513D"/>
    <w:rsid w:val="008C55E8"/>
    <w:rsid w:val="008C6845"/>
    <w:rsid w:val="008C68C8"/>
    <w:rsid w:val="008C707A"/>
    <w:rsid w:val="008D23D3"/>
    <w:rsid w:val="008D2449"/>
    <w:rsid w:val="008D64D3"/>
    <w:rsid w:val="008D78C8"/>
    <w:rsid w:val="008E25CA"/>
    <w:rsid w:val="008E2F05"/>
    <w:rsid w:val="008E3D28"/>
    <w:rsid w:val="008E4298"/>
    <w:rsid w:val="008E4BD2"/>
    <w:rsid w:val="008E640B"/>
    <w:rsid w:val="008E641B"/>
    <w:rsid w:val="008F0612"/>
    <w:rsid w:val="008F32BD"/>
    <w:rsid w:val="008F3B11"/>
    <w:rsid w:val="008F4363"/>
    <w:rsid w:val="008F4F37"/>
    <w:rsid w:val="008F61A1"/>
    <w:rsid w:val="008F7EFC"/>
    <w:rsid w:val="00901279"/>
    <w:rsid w:val="009025CB"/>
    <w:rsid w:val="00911A97"/>
    <w:rsid w:val="00911F91"/>
    <w:rsid w:val="0091212A"/>
    <w:rsid w:val="00913E02"/>
    <w:rsid w:val="00915994"/>
    <w:rsid w:val="00915A1B"/>
    <w:rsid w:val="0091607E"/>
    <w:rsid w:val="00916A67"/>
    <w:rsid w:val="0092049E"/>
    <w:rsid w:val="00920812"/>
    <w:rsid w:val="009221E1"/>
    <w:rsid w:val="00924241"/>
    <w:rsid w:val="00926C3B"/>
    <w:rsid w:val="00927208"/>
    <w:rsid w:val="009276BA"/>
    <w:rsid w:val="00931BC7"/>
    <w:rsid w:val="00931EB9"/>
    <w:rsid w:val="0093225B"/>
    <w:rsid w:val="00932ADE"/>
    <w:rsid w:val="009348B2"/>
    <w:rsid w:val="009348E4"/>
    <w:rsid w:val="00935B30"/>
    <w:rsid w:val="00937903"/>
    <w:rsid w:val="00940E00"/>
    <w:rsid w:val="00941222"/>
    <w:rsid w:val="00945219"/>
    <w:rsid w:val="00945887"/>
    <w:rsid w:val="00945FD0"/>
    <w:rsid w:val="00946253"/>
    <w:rsid w:val="00950E12"/>
    <w:rsid w:val="00951C53"/>
    <w:rsid w:val="00951CDF"/>
    <w:rsid w:val="00953527"/>
    <w:rsid w:val="00954546"/>
    <w:rsid w:val="0095493E"/>
    <w:rsid w:val="00955029"/>
    <w:rsid w:val="0096093B"/>
    <w:rsid w:val="00960AF8"/>
    <w:rsid w:val="00961001"/>
    <w:rsid w:val="00961EEC"/>
    <w:rsid w:val="009648AC"/>
    <w:rsid w:val="0096496C"/>
    <w:rsid w:val="00967018"/>
    <w:rsid w:val="009679DC"/>
    <w:rsid w:val="00971B03"/>
    <w:rsid w:val="00972888"/>
    <w:rsid w:val="00975190"/>
    <w:rsid w:val="009758AE"/>
    <w:rsid w:val="00977BC1"/>
    <w:rsid w:val="00980482"/>
    <w:rsid w:val="009804B8"/>
    <w:rsid w:val="00981F04"/>
    <w:rsid w:val="009832B2"/>
    <w:rsid w:val="009845E5"/>
    <w:rsid w:val="00986E36"/>
    <w:rsid w:val="0098719C"/>
    <w:rsid w:val="00987DA3"/>
    <w:rsid w:val="00991498"/>
    <w:rsid w:val="00994355"/>
    <w:rsid w:val="0099494A"/>
    <w:rsid w:val="00994E2A"/>
    <w:rsid w:val="00994EBA"/>
    <w:rsid w:val="00994F02"/>
    <w:rsid w:val="00995BCC"/>
    <w:rsid w:val="0099659B"/>
    <w:rsid w:val="00996A11"/>
    <w:rsid w:val="0099757D"/>
    <w:rsid w:val="009976DD"/>
    <w:rsid w:val="00997BFD"/>
    <w:rsid w:val="00997C82"/>
    <w:rsid w:val="009A165B"/>
    <w:rsid w:val="009A37AB"/>
    <w:rsid w:val="009A5EDF"/>
    <w:rsid w:val="009A621A"/>
    <w:rsid w:val="009A77BB"/>
    <w:rsid w:val="009A7CC1"/>
    <w:rsid w:val="009B2DB3"/>
    <w:rsid w:val="009B3748"/>
    <w:rsid w:val="009B4DB4"/>
    <w:rsid w:val="009B60C7"/>
    <w:rsid w:val="009B66CA"/>
    <w:rsid w:val="009C051E"/>
    <w:rsid w:val="009C12A1"/>
    <w:rsid w:val="009C2745"/>
    <w:rsid w:val="009C4D58"/>
    <w:rsid w:val="009C4FBE"/>
    <w:rsid w:val="009C6584"/>
    <w:rsid w:val="009D486D"/>
    <w:rsid w:val="009D6FA1"/>
    <w:rsid w:val="009E3214"/>
    <w:rsid w:val="009E3691"/>
    <w:rsid w:val="009E37CC"/>
    <w:rsid w:val="009E73A1"/>
    <w:rsid w:val="009E73AB"/>
    <w:rsid w:val="009E77B7"/>
    <w:rsid w:val="009F07DF"/>
    <w:rsid w:val="009F3059"/>
    <w:rsid w:val="009F3B1C"/>
    <w:rsid w:val="009F61FB"/>
    <w:rsid w:val="009F6ECC"/>
    <w:rsid w:val="00A03260"/>
    <w:rsid w:val="00A03E88"/>
    <w:rsid w:val="00A04B99"/>
    <w:rsid w:val="00A05033"/>
    <w:rsid w:val="00A07231"/>
    <w:rsid w:val="00A07F6F"/>
    <w:rsid w:val="00A11718"/>
    <w:rsid w:val="00A131CB"/>
    <w:rsid w:val="00A1448F"/>
    <w:rsid w:val="00A21E42"/>
    <w:rsid w:val="00A24320"/>
    <w:rsid w:val="00A246DA"/>
    <w:rsid w:val="00A261F4"/>
    <w:rsid w:val="00A2670D"/>
    <w:rsid w:val="00A301E1"/>
    <w:rsid w:val="00A31ED3"/>
    <w:rsid w:val="00A320B6"/>
    <w:rsid w:val="00A400AC"/>
    <w:rsid w:val="00A40209"/>
    <w:rsid w:val="00A415A6"/>
    <w:rsid w:val="00A4226D"/>
    <w:rsid w:val="00A42A3B"/>
    <w:rsid w:val="00A42B08"/>
    <w:rsid w:val="00A432B4"/>
    <w:rsid w:val="00A43753"/>
    <w:rsid w:val="00A43B1F"/>
    <w:rsid w:val="00A446D0"/>
    <w:rsid w:val="00A449DE"/>
    <w:rsid w:val="00A44BE5"/>
    <w:rsid w:val="00A46831"/>
    <w:rsid w:val="00A477BC"/>
    <w:rsid w:val="00A47C55"/>
    <w:rsid w:val="00A505A3"/>
    <w:rsid w:val="00A50900"/>
    <w:rsid w:val="00A50C57"/>
    <w:rsid w:val="00A5229E"/>
    <w:rsid w:val="00A53004"/>
    <w:rsid w:val="00A53B7E"/>
    <w:rsid w:val="00A54549"/>
    <w:rsid w:val="00A54F55"/>
    <w:rsid w:val="00A54FB2"/>
    <w:rsid w:val="00A5543B"/>
    <w:rsid w:val="00A56CA9"/>
    <w:rsid w:val="00A5783C"/>
    <w:rsid w:val="00A5789B"/>
    <w:rsid w:val="00A63BA5"/>
    <w:rsid w:val="00A6472B"/>
    <w:rsid w:val="00A658EC"/>
    <w:rsid w:val="00A65DC2"/>
    <w:rsid w:val="00A66D42"/>
    <w:rsid w:val="00A678AD"/>
    <w:rsid w:val="00A73A53"/>
    <w:rsid w:val="00A74451"/>
    <w:rsid w:val="00A7473B"/>
    <w:rsid w:val="00A753FD"/>
    <w:rsid w:val="00A75930"/>
    <w:rsid w:val="00A75D76"/>
    <w:rsid w:val="00A75DBE"/>
    <w:rsid w:val="00A7723B"/>
    <w:rsid w:val="00A777C2"/>
    <w:rsid w:val="00A80FD1"/>
    <w:rsid w:val="00A815DF"/>
    <w:rsid w:val="00A81747"/>
    <w:rsid w:val="00A81E88"/>
    <w:rsid w:val="00A822DD"/>
    <w:rsid w:val="00A83A7C"/>
    <w:rsid w:val="00A84EE4"/>
    <w:rsid w:val="00A8761B"/>
    <w:rsid w:val="00A90125"/>
    <w:rsid w:val="00A90F83"/>
    <w:rsid w:val="00A9169F"/>
    <w:rsid w:val="00A93909"/>
    <w:rsid w:val="00A952A1"/>
    <w:rsid w:val="00A95C1F"/>
    <w:rsid w:val="00A97416"/>
    <w:rsid w:val="00AA0B8B"/>
    <w:rsid w:val="00AA0C05"/>
    <w:rsid w:val="00AA2831"/>
    <w:rsid w:val="00AA36F2"/>
    <w:rsid w:val="00AA4055"/>
    <w:rsid w:val="00AA598A"/>
    <w:rsid w:val="00AA6FDE"/>
    <w:rsid w:val="00AA7E7B"/>
    <w:rsid w:val="00AB0CF6"/>
    <w:rsid w:val="00AB194A"/>
    <w:rsid w:val="00AB1D0B"/>
    <w:rsid w:val="00AB2867"/>
    <w:rsid w:val="00AB3D2D"/>
    <w:rsid w:val="00AB3F9D"/>
    <w:rsid w:val="00AB4038"/>
    <w:rsid w:val="00AB5F16"/>
    <w:rsid w:val="00AB698A"/>
    <w:rsid w:val="00AB77B7"/>
    <w:rsid w:val="00AC01E8"/>
    <w:rsid w:val="00AC082B"/>
    <w:rsid w:val="00AC17BA"/>
    <w:rsid w:val="00AC4D2F"/>
    <w:rsid w:val="00AC5579"/>
    <w:rsid w:val="00AC5B94"/>
    <w:rsid w:val="00AC7BB8"/>
    <w:rsid w:val="00AD013D"/>
    <w:rsid w:val="00AD1704"/>
    <w:rsid w:val="00AD3425"/>
    <w:rsid w:val="00AD3429"/>
    <w:rsid w:val="00AD423E"/>
    <w:rsid w:val="00AD6318"/>
    <w:rsid w:val="00AD6DF1"/>
    <w:rsid w:val="00AD70E4"/>
    <w:rsid w:val="00AE0F1D"/>
    <w:rsid w:val="00AE1488"/>
    <w:rsid w:val="00AE1BEA"/>
    <w:rsid w:val="00AE235F"/>
    <w:rsid w:val="00AE2452"/>
    <w:rsid w:val="00AE2995"/>
    <w:rsid w:val="00AE2F64"/>
    <w:rsid w:val="00AE3246"/>
    <w:rsid w:val="00AE5A78"/>
    <w:rsid w:val="00AE6465"/>
    <w:rsid w:val="00AE67A3"/>
    <w:rsid w:val="00AE6D07"/>
    <w:rsid w:val="00AE6E30"/>
    <w:rsid w:val="00AE755B"/>
    <w:rsid w:val="00AF12CD"/>
    <w:rsid w:val="00AF3FB3"/>
    <w:rsid w:val="00AF753E"/>
    <w:rsid w:val="00B00544"/>
    <w:rsid w:val="00B01909"/>
    <w:rsid w:val="00B02BE8"/>
    <w:rsid w:val="00B05015"/>
    <w:rsid w:val="00B05B2B"/>
    <w:rsid w:val="00B065FF"/>
    <w:rsid w:val="00B066A1"/>
    <w:rsid w:val="00B068DE"/>
    <w:rsid w:val="00B06A41"/>
    <w:rsid w:val="00B06EA6"/>
    <w:rsid w:val="00B07011"/>
    <w:rsid w:val="00B10770"/>
    <w:rsid w:val="00B10A43"/>
    <w:rsid w:val="00B111AD"/>
    <w:rsid w:val="00B13F04"/>
    <w:rsid w:val="00B1423C"/>
    <w:rsid w:val="00B1572C"/>
    <w:rsid w:val="00B16D25"/>
    <w:rsid w:val="00B17D46"/>
    <w:rsid w:val="00B21BDF"/>
    <w:rsid w:val="00B21E00"/>
    <w:rsid w:val="00B229B8"/>
    <w:rsid w:val="00B2386F"/>
    <w:rsid w:val="00B2398D"/>
    <w:rsid w:val="00B24FA0"/>
    <w:rsid w:val="00B25C8D"/>
    <w:rsid w:val="00B260C0"/>
    <w:rsid w:val="00B27BE3"/>
    <w:rsid w:val="00B27CD2"/>
    <w:rsid w:val="00B31205"/>
    <w:rsid w:val="00B31ABF"/>
    <w:rsid w:val="00B340C0"/>
    <w:rsid w:val="00B3478C"/>
    <w:rsid w:val="00B354DD"/>
    <w:rsid w:val="00B35822"/>
    <w:rsid w:val="00B36BA3"/>
    <w:rsid w:val="00B37448"/>
    <w:rsid w:val="00B376A8"/>
    <w:rsid w:val="00B40E92"/>
    <w:rsid w:val="00B41F4E"/>
    <w:rsid w:val="00B42CDD"/>
    <w:rsid w:val="00B42D45"/>
    <w:rsid w:val="00B4438A"/>
    <w:rsid w:val="00B44BE9"/>
    <w:rsid w:val="00B45816"/>
    <w:rsid w:val="00B45D9B"/>
    <w:rsid w:val="00B4744C"/>
    <w:rsid w:val="00B47DC1"/>
    <w:rsid w:val="00B507C8"/>
    <w:rsid w:val="00B524C5"/>
    <w:rsid w:val="00B5348C"/>
    <w:rsid w:val="00B5531A"/>
    <w:rsid w:val="00B55AD0"/>
    <w:rsid w:val="00B648C3"/>
    <w:rsid w:val="00B65090"/>
    <w:rsid w:val="00B659E1"/>
    <w:rsid w:val="00B67E63"/>
    <w:rsid w:val="00B70421"/>
    <w:rsid w:val="00B7088A"/>
    <w:rsid w:val="00B70FFB"/>
    <w:rsid w:val="00B71E61"/>
    <w:rsid w:val="00B71E8B"/>
    <w:rsid w:val="00B73BFE"/>
    <w:rsid w:val="00B75D42"/>
    <w:rsid w:val="00B7662A"/>
    <w:rsid w:val="00B77396"/>
    <w:rsid w:val="00B779C5"/>
    <w:rsid w:val="00B77C1E"/>
    <w:rsid w:val="00B85105"/>
    <w:rsid w:val="00B86013"/>
    <w:rsid w:val="00B86C4A"/>
    <w:rsid w:val="00B86DD2"/>
    <w:rsid w:val="00B93334"/>
    <w:rsid w:val="00B934B9"/>
    <w:rsid w:val="00B95EA9"/>
    <w:rsid w:val="00BA2F3C"/>
    <w:rsid w:val="00BA3292"/>
    <w:rsid w:val="00BA35B1"/>
    <w:rsid w:val="00BA3C40"/>
    <w:rsid w:val="00BA571F"/>
    <w:rsid w:val="00BA5996"/>
    <w:rsid w:val="00BA5C11"/>
    <w:rsid w:val="00BA63CB"/>
    <w:rsid w:val="00BA70E2"/>
    <w:rsid w:val="00BA714F"/>
    <w:rsid w:val="00BA7988"/>
    <w:rsid w:val="00BB1477"/>
    <w:rsid w:val="00BB1F9D"/>
    <w:rsid w:val="00BB31B6"/>
    <w:rsid w:val="00BB57EF"/>
    <w:rsid w:val="00BB7256"/>
    <w:rsid w:val="00BB787E"/>
    <w:rsid w:val="00BC0CB7"/>
    <w:rsid w:val="00BC110F"/>
    <w:rsid w:val="00BC1160"/>
    <w:rsid w:val="00BC27F9"/>
    <w:rsid w:val="00BC2B34"/>
    <w:rsid w:val="00BC36E9"/>
    <w:rsid w:val="00BC38AF"/>
    <w:rsid w:val="00BC3C03"/>
    <w:rsid w:val="00BC420F"/>
    <w:rsid w:val="00BC5DDA"/>
    <w:rsid w:val="00BC6A7D"/>
    <w:rsid w:val="00BC708C"/>
    <w:rsid w:val="00BC7117"/>
    <w:rsid w:val="00BD0286"/>
    <w:rsid w:val="00BD053E"/>
    <w:rsid w:val="00BD0B4C"/>
    <w:rsid w:val="00BD0E89"/>
    <w:rsid w:val="00BD1A30"/>
    <w:rsid w:val="00BD25F1"/>
    <w:rsid w:val="00BD2709"/>
    <w:rsid w:val="00BD353D"/>
    <w:rsid w:val="00BD5604"/>
    <w:rsid w:val="00BD5AEF"/>
    <w:rsid w:val="00BD6176"/>
    <w:rsid w:val="00BD731D"/>
    <w:rsid w:val="00BE0E91"/>
    <w:rsid w:val="00BE11C8"/>
    <w:rsid w:val="00BE3BC4"/>
    <w:rsid w:val="00BE4693"/>
    <w:rsid w:val="00BE5107"/>
    <w:rsid w:val="00BE5A49"/>
    <w:rsid w:val="00BE5E3B"/>
    <w:rsid w:val="00BE645B"/>
    <w:rsid w:val="00BF0C1A"/>
    <w:rsid w:val="00BF3A95"/>
    <w:rsid w:val="00BF4302"/>
    <w:rsid w:val="00BF5861"/>
    <w:rsid w:val="00BF728E"/>
    <w:rsid w:val="00C01CCA"/>
    <w:rsid w:val="00C0340E"/>
    <w:rsid w:val="00C03713"/>
    <w:rsid w:val="00C04D47"/>
    <w:rsid w:val="00C050BB"/>
    <w:rsid w:val="00C10113"/>
    <w:rsid w:val="00C10285"/>
    <w:rsid w:val="00C102A3"/>
    <w:rsid w:val="00C10B87"/>
    <w:rsid w:val="00C133C0"/>
    <w:rsid w:val="00C15011"/>
    <w:rsid w:val="00C20996"/>
    <w:rsid w:val="00C20BC0"/>
    <w:rsid w:val="00C21424"/>
    <w:rsid w:val="00C221D7"/>
    <w:rsid w:val="00C2244C"/>
    <w:rsid w:val="00C23B22"/>
    <w:rsid w:val="00C23B44"/>
    <w:rsid w:val="00C245A0"/>
    <w:rsid w:val="00C30982"/>
    <w:rsid w:val="00C30FD7"/>
    <w:rsid w:val="00C31A7E"/>
    <w:rsid w:val="00C3295A"/>
    <w:rsid w:val="00C32B93"/>
    <w:rsid w:val="00C330EB"/>
    <w:rsid w:val="00C35F86"/>
    <w:rsid w:val="00C36462"/>
    <w:rsid w:val="00C376D4"/>
    <w:rsid w:val="00C379E4"/>
    <w:rsid w:val="00C4073E"/>
    <w:rsid w:val="00C412A8"/>
    <w:rsid w:val="00C42BF6"/>
    <w:rsid w:val="00C43002"/>
    <w:rsid w:val="00C44524"/>
    <w:rsid w:val="00C46222"/>
    <w:rsid w:val="00C46AD7"/>
    <w:rsid w:val="00C47E6D"/>
    <w:rsid w:val="00C50145"/>
    <w:rsid w:val="00C5121E"/>
    <w:rsid w:val="00C518B9"/>
    <w:rsid w:val="00C51FFB"/>
    <w:rsid w:val="00C52649"/>
    <w:rsid w:val="00C5464C"/>
    <w:rsid w:val="00C57BB2"/>
    <w:rsid w:val="00C57E1A"/>
    <w:rsid w:val="00C61654"/>
    <w:rsid w:val="00C61664"/>
    <w:rsid w:val="00C61918"/>
    <w:rsid w:val="00C62242"/>
    <w:rsid w:val="00C62411"/>
    <w:rsid w:val="00C62836"/>
    <w:rsid w:val="00C62A79"/>
    <w:rsid w:val="00C64E04"/>
    <w:rsid w:val="00C65DD2"/>
    <w:rsid w:val="00C67199"/>
    <w:rsid w:val="00C702D5"/>
    <w:rsid w:val="00C70BCC"/>
    <w:rsid w:val="00C72494"/>
    <w:rsid w:val="00C73B87"/>
    <w:rsid w:val="00C73C11"/>
    <w:rsid w:val="00C740C6"/>
    <w:rsid w:val="00C74286"/>
    <w:rsid w:val="00C76424"/>
    <w:rsid w:val="00C76A6C"/>
    <w:rsid w:val="00C82C13"/>
    <w:rsid w:val="00C84177"/>
    <w:rsid w:val="00C84ADE"/>
    <w:rsid w:val="00C93B95"/>
    <w:rsid w:val="00C94FEE"/>
    <w:rsid w:val="00C967E6"/>
    <w:rsid w:val="00C96A7B"/>
    <w:rsid w:val="00CA28FB"/>
    <w:rsid w:val="00CA364B"/>
    <w:rsid w:val="00CA391E"/>
    <w:rsid w:val="00CA3E54"/>
    <w:rsid w:val="00CA421C"/>
    <w:rsid w:val="00CA4D07"/>
    <w:rsid w:val="00CA6B5A"/>
    <w:rsid w:val="00CA7DDA"/>
    <w:rsid w:val="00CB01FF"/>
    <w:rsid w:val="00CB0D8E"/>
    <w:rsid w:val="00CB16F4"/>
    <w:rsid w:val="00CB316D"/>
    <w:rsid w:val="00CB40E9"/>
    <w:rsid w:val="00CB52C1"/>
    <w:rsid w:val="00CB5687"/>
    <w:rsid w:val="00CB5BD4"/>
    <w:rsid w:val="00CC013C"/>
    <w:rsid w:val="00CC17BA"/>
    <w:rsid w:val="00CC2D98"/>
    <w:rsid w:val="00CC3069"/>
    <w:rsid w:val="00CC4A17"/>
    <w:rsid w:val="00CC5129"/>
    <w:rsid w:val="00CC5B36"/>
    <w:rsid w:val="00CC633D"/>
    <w:rsid w:val="00CC688A"/>
    <w:rsid w:val="00CC7DCB"/>
    <w:rsid w:val="00CD308B"/>
    <w:rsid w:val="00CD4F93"/>
    <w:rsid w:val="00CD635C"/>
    <w:rsid w:val="00CD7CEB"/>
    <w:rsid w:val="00CD7E4E"/>
    <w:rsid w:val="00CD7FF2"/>
    <w:rsid w:val="00CE04F0"/>
    <w:rsid w:val="00CE09A6"/>
    <w:rsid w:val="00CE1627"/>
    <w:rsid w:val="00CE1A7A"/>
    <w:rsid w:val="00CE2735"/>
    <w:rsid w:val="00CE2CC7"/>
    <w:rsid w:val="00CE4E29"/>
    <w:rsid w:val="00CF12EF"/>
    <w:rsid w:val="00CF12F9"/>
    <w:rsid w:val="00CF2923"/>
    <w:rsid w:val="00CF3CFA"/>
    <w:rsid w:val="00CF461B"/>
    <w:rsid w:val="00CF4DB7"/>
    <w:rsid w:val="00CF6EFD"/>
    <w:rsid w:val="00CF7ABA"/>
    <w:rsid w:val="00D00E9C"/>
    <w:rsid w:val="00D0325F"/>
    <w:rsid w:val="00D03CB3"/>
    <w:rsid w:val="00D041CE"/>
    <w:rsid w:val="00D04703"/>
    <w:rsid w:val="00D04A1B"/>
    <w:rsid w:val="00D05678"/>
    <w:rsid w:val="00D0580D"/>
    <w:rsid w:val="00D05BB0"/>
    <w:rsid w:val="00D06695"/>
    <w:rsid w:val="00D074FE"/>
    <w:rsid w:val="00D10618"/>
    <w:rsid w:val="00D11298"/>
    <w:rsid w:val="00D12065"/>
    <w:rsid w:val="00D12155"/>
    <w:rsid w:val="00D16937"/>
    <w:rsid w:val="00D16AE1"/>
    <w:rsid w:val="00D16D30"/>
    <w:rsid w:val="00D16FB8"/>
    <w:rsid w:val="00D17D41"/>
    <w:rsid w:val="00D210FF"/>
    <w:rsid w:val="00D21937"/>
    <w:rsid w:val="00D25905"/>
    <w:rsid w:val="00D2591E"/>
    <w:rsid w:val="00D26F58"/>
    <w:rsid w:val="00D30504"/>
    <w:rsid w:val="00D314E5"/>
    <w:rsid w:val="00D31740"/>
    <w:rsid w:val="00D32251"/>
    <w:rsid w:val="00D3225B"/>
    <w:rsid w:val="00D32527"/>
    <w:rsid w:val="00D32D5C"/>
    <w:rsid w:val="00D3324B"/>
    <w:rsid w:val="00D343A7"/>
    <w:rsid w:val="00D36CD3"/>
    <w:rsid w:val="00D36E10"/>
    <w:rsid w:val="00D405AC"/>
    <w:rsid w:val="00D41C62"/>
    <w:rsid w:val="00D44A40"/>
    <w:rsid w:val="00D4592E"/>
    <w:rsid w:val="00D45AA4"/>
    <w:rsid w:val="00D467E7"/>
    <w:rsid w:val="00D5099D"/>
    <w:rsid w:val="00D51866"/>
    <w:rsid w:val="00D540A5"/>
    <w:rsid w:val="00D55CBD"/>
    <w:rsid w:val="00D56566"/>
    <w:rsid w:val="00D56CCB"/>
    <w:rsid w:val="00D57002"/>
    <w:rsid w:val="00D60723"/>
    <w:rsid w:val="00D60839"/>
    <w:rsid w:val="00D625A0"/>
    <w:rsid w:val="00D6459A"/>
    <w:rsid w:val="00D65E96"/>
    <w:rsid w:val="00D664FF"/>
    <w:rsid w:val="00D7017E"/>
    <w:rsid w:val="00D730BE"/>
    <w:rsid w:val="00D73E58"/>
    <w:rsid w:val="00D750CE"/>
    <w:rsid w:val="00D75811"/>
    <w:rsid w:val="00D75969"/>
    <w:rsid w:val="00D82013"/>
    <w:rsid w:val="00D8313A"/>
    <w:rsid w:val="00D84EEB"/>
    <w:rsid w:val="00D87146"/>
    <w:rsid w:val="00D92C90"/>
    <w:rsid w:val="00D9300E"/>
    <w:rsid w:val="00D939F1"/>
    <w:rsid w:val="00D93F76"/>
    <w:rsid w:val="00D94CDF"/>
    <w:rsid w:val="00D9641A"/>
    <w:rsid w:val="00D978C4"/>
    <w:rsid w:val="00D97BF7"/>
    <w:rsid w:val="00DA041B"/>
    <w:rsid w:val="00DA1DC4"/>
    <w:rsid w:val="00DA2779"/>
    <w:rsid w:val="00DA2873"/>
    <w:rsid w:val="00DA28E7"/>
    <w:rsid w:val="00DA5F7F"/>
    <w:rsid w:val="00DA7E0D"/>
    <w:rsid w:val="00DB09C5"/>
    <w:rsid w:val="00DB0F83"/>
    <w:rsid w:val="00DB186D"/>
    <w:rsid w:val="00DB1F63"/>
    <w:rsid w:val="00DB3632"/>
    <w:rsid w:val="00DC00C7"/>
    <w:rsid w:val="00DC0656"/>
    <w:rsid w:val="00DC0D7F"/>
    <w:rsid w:val="00DC10AD"/>
    <w:rsid w:val="00DC1441"/>
    <w:rsid w:val="00DC241A"/>
    <w:rsid w:val="00DC3360"/>
    <w:rsid w:val="00DC3775"/>
    <w:rsid w:val="00DC384D"/>
    <w:rsid w:val="00DC5D9B"/>
    <w:rsid w:val="00DC69E7"/>
    <w:rsid w:val="00DC6EC1"/>
    <w:rsid w:val="00DD2BA5"/>
    <w:rsid w:val="00DD2CCC"/>
    <w:rsid w:val="00DD3752"/>
    <w:rsid w:val="00DD45A7"/>
    <w:rsid w:val="00DD5080"/>
    <w:rsid w:val="00DE089F"/>
    <w:rsid w:val="00DE240A"/>
    <w:rsid w:val="00DE4376"/>
    <w:rsid w:val="00DE6156"/>
    <w:rsid w:val="00DE62C5"/>
    <w:rsid w:val="00DF06AE"/>
    <w:rsid w:val="00DF2340"/>
    <w:rsid w:val="00DF26DD"/>
    <w:rsid w:val="00DF29F2"/>
    <w:rsid w:val="00DF3009"/>
    <w:rsid w:val="00DF3A12"/>
    <w:rsid w:val="00DF6680"/>
    <w:rsid w:val="00E00B87"/>
    <w:rsid w:val="00E00ED2"/>
    <w:rsid w:val="00E03A9D"/>
    <w:rsid w:val="00E0421E"/>
    <w:rsid w:val="00E042DD"/>
    <w:rsid w:val="00E0486F"/>
    <w:rsid w:val="00E04BD3"/>
    <w:rsid w:val="00E04FAC"/>
    <w:rsid w:val="00E05390"/>
    <w:rsid w:val="00E130FE"/>
    <w:rsid w:val="00E15456"/>
    <w:rsid w:val="00E211A0"/>
    <w:rsid w:val="00E21B31"/>
    <w:rsid w:val="00E22676"/>
    <w:rsid w:val="00E26164"/>
    <w:rsid w:val="00E26F11"/>
    <w:rsid w:val="00E3134B"/>
    <w:rsid w:val="00E31840"/>
    <w:rsid w:val="00E32255"/>
    <w:rsid w:val="00E36C57"/>
    <w:rsid w:val="00E45C96"/>
    <w:rsid w:val="00E5505A"/>
    <w:rsid w:val="00E5614A"/>
    <w:rsid w:val="00E56AA7"/>
    <w:rsid w:val="00E57DE4"/>
    <w:rsid w:val="00E61817"/>
    <w:rsid w:val="00E61FC1"/>
    <w:rsid w:val="00E63A69"/>
    <w:rsid w:val="00E6409D"/>
    <w:rsid w:val="00E6454A"/>
    <w:rsid w:val="00E64DCE"/>
    <w:rsid w:val="00E6503C"/>
    <w:rsid w:val="00E666FB"/>
    <w:rsid w:val="00E66DA9"/>
    <w:rsid w:val="00E67FF5"/>
    <w:rsid w:val="00E7167A"/>
    <w:rsid w:val="00E71F36"/>
    <w:rsid w:val="00E748B5"/>
    <w:rsid w:val="00E74986"/>
    <w:rsid w:val="00E76CA7"/>
    <w:rsid w:val="00E811FB"/>
    <w:rsid w:val="00E82F83"/>
    <w:rsid w:val="00E91AB4"/>
    <w:rsid w:val="00E923ED"/>
    <w:rsid w:val="00E9301D"/>
    <w:rsid w:val="00E93A8E"/>
    <w:rsid w:val="00E96FC8"/>
    <w:rsid w:val="00E97AAC"/>
    <w:rsid w:val="00EA0804"/>
    <w:rsid w:val="00EA0814"/>
    <w:rsid w:val="00EA10C8"/>
    <w:rsid w:val="00EA2BBB"/>
    <w:rsid w:val="00EA4178"/>
    <w:rsid w:val="00EA43A1"/>
    <w:rsid w:val="00EA7566"/>
    <w:rsid w:val="00EB118B"/>
    <w:rsid w:val="00EB2052"/>
    <w:rsid w:val="00EB2D18"/>
    <w:rsid w:val="00EB3BDE"/>
    <w:rsid w:val="00EB3D6A"/>
    <w:rsid w:val="00EB4E09"/>
    <w:rsid w:val="00EB6ACD"/>
    <w:rsid w:val="00EB7A2D"/>
    <w:rsid w:val="00EC02D8"/>
    <w:rsid w:val="00EC2A7F"/>
    <w:rsid w:val="00EC33C9"/>
    <w:rsid w:val="00EC505D"/>
    <w:rsid w:val="00EC5746"/>
    <w:rsid w:val="00EC6613"/>
    <w:rsid w:val="00EC713D"/>
    <w:rsid w:val="00ED0C1C"/>
    <w:rsid w:val="00ED149C"/>
    <w:rsid w:val="00ED158A"/>
    <w:rsid w:val="00ED5AD0"/>
    <w:rsid w:val="00EE0F3D"/>
    <w:rsid w:val="00EE354D"/>
    <w:rsid w:val="00EE3D5F"/>
    <w:rsid w:val="00EE4273"/>
    <w:rsid w:val="00EE4D32"/>
    <w:rsid w:val="00EE55D1"/>
    <w:rsid w:val="00EF3BA0"/>
    <w:rsid w:val="00EF479B"/>
    <w:rsid w:val="00EF55FF"/>
    <w:rsid w:val="00EF5CC6"/>
    <w:rsid w:val="00EF6E38"/>
    <w:rsid w:val="00EF7FA2"/>
    <w:rsid w:val="00F0073A"/>
    <w:rsid w:val="00F00E14"/>
    <w:rsid w:val="00F01325"/>
    <w:rsid w:val="00F01349"/>
    <w:rsid w:val="00F01CEB"/>
    <w:rsid w:val="00F0346E"/>
    <w:rsid w:val="00F03675"/>
    <w:rsid w:val="00F036E8"/>
    <w:rsid w:val="00F03E52"/>
    <w:rsid w:val="00F04284"/>
    <w:rsid w:val="00F0592B"/>
    <w:rsid w:val="00F064FD"/>
    <w:rsid w:val="00F07EAE"/>
    <w:rsid w:val="00F10682"/>
    <w:rsid w:val="00F10BF1"/>
    <w:rsid w:val="00F11000"/>
    <w:rsid w:val="00F11620"/>
    <w:rsid w:val="00F11CCC"/>
    <w:rsid w:val="00F12388"/>
    <w:rsid w:val="00F12F09"/>
    <w:rsid w:val="00F12FBF"/>
    <w:rsid w:val="00F13A44"/>
    <w:rsid w:val="00F17B35"/>
    <w:rsid w:val="00F17EEF"/>
    <w:rsid w:val="00F21E93"/>
    <w:rsid w:val="00F23825"/>
    <w:rsid w:val="00F2407A"/>
    <w:rsid w:val="00F24EBE"/>
    <w:rsid w:val="00F3011B"/>
    <w:rsid w:val="00F30495"/>
    <w:rsid w:val="00F30539"/>
    <w:rsid w:val="00F341A8"/>
    <w:rsid w:val="00F34ACC"/>
    <w:rsid w:val="00F350F5"/>
    <w:rsid w:val="00F35768"/>
    <w:rsid w:val="00F36077"/>
    <w:rsid w:val="00F3710F"/>
    <w:rsid w:val="00F406BD"/>
    <w:rsid w:val="00F427CA"/>
    <w:rsid w:val="00F42C47"/>
    <w:rsid w:val="00F42FA1"/>
    <w:rsid w:val="00F443D5"/>
    <w:rsid w:val="00F45441"/>
    <w:rsid w:val="00F46D6B"/>
    <w:rsid w:val="00F47080"/>
    <w:rsid w:val="00F476A3"/>
    <w:rsid w:val="00F504A0"/>
    <w:rsid w:val="00F508BA"/>
    <w:rsid w:val="00F53805"/>
    <w:rsid w:val="00F54C54"/>
    <w:rsid w:val="00F55004"/>
    <w:rsid w:val="00F56D68"/>
    <w:rsid w:val="00F579B9"/>
    <w:rsid w:val="00F579D4"/>
    <w:rsid w:val="00F60861"/>
    <w:rsid w:val="00F60EA5"/>
    <w:rsid w:val="00F614AE"/>
    <w:rsid w:val="00F62434"/>
    <w:rsid w:val="00F64E4A"/>
    <w:rsid w:val="00F6621A"/>
    <w:rsid w:val="00F66D60"/>
    <w:rsid w:val="00F71D8E"/>
    <w:rsid w:val="00F73D32"/>
    <w:rsid w:val="00F7594D"/>
    <w:rsid w:val="00F75EDD"/>
    <w:rsid w:val="00F76792"/>
    <w:rsid w:val="00F767B8"/>
    <w:rsid w:val="00F77054"/>
    <w:rsid w:val="00F802FC"/>
    <w:rsid w:val="00F84479"/>
    <w:rsid w:val="00F85F76"/>
    <w:rsid w:val="00F87729"/>
    <w:rsid w:val="00F87F4F"/>
    <w:rsid w:val="00F92483"/>
    <w:rsid w:val="00F93D5D"/>
    <w:rsid w:val="00F94AE0"/>
    <w:rsid w:val="00F9537C"/>
    <w:rsid w:val="00FA1329"/>
    <w:rsid w:val="00FA4F20"/>
    <w:rsid w:val="00FA5D9B"/>
    <w:rsid w:val="00FA710A"/>
    <w:rsid w:val="00FA74BF"/>
    <w:rsid w:val="00FA7E02"/>
    <w:rsid w:val="00FB00F3"/>
    <w:rsid w:val="00FB03B9"/>
    <w:rsid w:val="00FB07DE"/>
    <w:rsid w:val="00FB251C"/>
    <w:rsid w:val="00FB421F"/>
    <w:rsid w:val="00FB5DC7"/>
    <w:rsid w:val="00FB6FF8"/>
    <w:rsid w:val="00FB7C88"/>
    <w:rsid w:val="00FC2174"/>
    <w:rsid w:val="00FC5E1C"/>
    <w:rsid w:val="00FD202D"/>
    <w:rsid w:val="00FD468E"/>
    <w:rsid w:val="00FD494C"/>
    <w:rsid w:val="00FD542B"/>
    <w:rsid w:val="00FD6E56"/>
    <w:rsid w:val="00FD760B"/>
    <w:rsid w:val="00FE0015"/>
    <w:rsid w:val="00FE0850"/>
    <w:rsid w:val="00FE08C7"/>
    <w:rsid w:val="00FE252F"/>
    <w:rsid w:val="00FE3435"/>
    <w:rsid w:val="00FE4C32"/>
    <w:rsid w:val="00FE770F"/>
    <w:rsid w:val="00FF03D2"/>
    <w:rsid w:val="00FF0451"/>
    <w:rsid w:val="00FF1468"/>
    <w:rsid w:val="00FF2907"/>
    <w:rsid w:val="010075EB"/>
    <w:rsid w:val="01F042C5"/>
    <w:rsid w:val="02932388"/>
    <w:rsid w:val="02C92370"/>
    <w:rsid w:val="02E220EA"/>
    <w:rsid w:val="02E7042F"/>
    <w:rsid w:val="03975670"/>
    <w:rsid w:val="04A36F5C"/>
    <w:rsid w:val="050A6ED7"/>
    <w:rsid w:val="053E7972"/>
    <w:rsid w:val="05D11963"/>
    <w:rsid w:val="05D2426C"/>
    <w:rsid w:val="06344881"/>
    <w:rsid w:val="072231E0"/>
    <w:rsid w:val="074C4306"/>
    <w:rsid w:val="07AB35C8"/>
    <w:rsid w:val="081179CF"/>
    <w:rsid w:val="08A62F03"/>
    <w:rsid w:val="08FE06A8"/>
    <w:rsid w:val="09841331"/>
    <w:rsid w:val="0AA30220"/>
    <w:rsid w:val="0B7E08F2"/>
    <w:rsid w:val="0BA47CB5"/>
    <w:rsid w:val="0C88555F"/>
    <w:rsid w:val="0E4A68FE"/>
    <w:rsid w:val="0E79524F"/>
    <w:rsid w:val="0EF902CF"/>
    <w:rsid w:val="0FB35ED0"/>
    <w:rsid w:val="11D33DF1"/>
    <w:rsid w:val="131C4B06"/>
    <w:rsid w:val="13272B60"/>
    <w:rsid w:val="14133DA0"/>
    <w:rsid w:val="14223A17"/>
    <w:rsid w:val="14762D4B"/>
    <w:rsid w:val="14EB7761"/>
    <w:rsid w:val="15264D8E"/>
    <w:rsid w:val="164A4AB2"/>
    <w:rsid w:val="164C46F4"/>
    <w:rsid w:val="16583490"/>
    <w:rsid w:val="165B023F"/>
    <w:rsid w:val="16E62B2D"/>
    <w:rsid w:val="1766615A"/>
    <w:rsid w:val="178274F6"/>
    <w:rsid w:val="18340143"/>
    <w:rsid w:val="186D6E55"/>
    <w:rsid w:val="189E6C73"/>
    <w:rsid w:val="18E90EEB"/>
    <w:rsid w:val="19430300"/>
    <w:rsid w:val="1A6C0171"/>
    <w:rsid w:val="1AAD2200"/>
    <w:rsid w:val="1AB3214F"/>
    <w:rsid w:val="1BA2792D"/>
    <w:rsid w:val="1C1710A3"/>
    <w:rsid w:val="1C197D2E"/>
    <w:rsid w:val="1CC36E2F"/>
    <w:rsid w:val="1CCD77E8"/>
    <w:rsid w:val="1CE73720"/>
    <w:rsid w:val="1DB26E14"/>
    <w:rsid w:val="1F977E77"/>
    <w:rsid w:val="1FA706C4"/>
    <w:rsid w:val="1FBF3540"/>
    <w:rsid w:val="20A5211B"/>
    <w:rsid w:val="217D0BE9"/>
    <w:rsid w:val="22185880"/>
    <w:rsid w:val="23647D74"/>
    <w:rsid w:val="23AA6C5D"/>
    <w:rsid w:val="23D85337"/>
    <w:rsid w:val="245555A8"/>
    <w:rsid w:val="24E06E0A"/>
    <w:rsid w:val="256B670A"/>
    <w:rsid w:val="25DC3A0F"/>
    <w:rsid w:val="26C9652B"/>
    <w:rsid w:val="28115027"/>
    <w:rsid w:val="2920273E"/>
    <w:rsid w:val="29D01051"/>
    <w:rsid w:val="2A9E64C6"/>
    <w:rsid w:val="2AF6240B"/>
    <w:rsid w:val="2B005E3D"/>
    <w:rsid w:val="2B054C24"/>
    <w:rsid w:val="2C30510F"/>
    <w:rsid w:val="2C463234"/>
    <w:rsid w:val="2C652431"/>
    <w:rsid w:val="2D24731D"/>
    <w:rsid w:val="2DAF4B82"/>
    <w:rsid w:val="2E7E1F75"/>
    <w:rsid w:val="2FFC7C4A"/>
    <w:rsid w:val="301060F1"/>
    <w:rsid w:val="31014425"/>
    <w:rsid w:val="311F48CA"/>
    <w:rsid w:val="31773D8F"/>
    <w:rsid w:val="32732851"/>
    <w:rsid w:val="32EF5C65"/>
    <w:rsid w:val="33262389"/>
    <w:rsid w:val="33957634"/>
    <w:rsid w:val="33C71E7E"/>
    <w:rsid w:val="33D50A46"/>
    <w:rsid w:val="361517C9"/>
    <w:rsid w:val="36BC5DCD"/>
    <w:rsid w:val="370820EC"/>
    <w:rsid w:val="38022573"/>
    <w:rsid w:val="38141CFE"/>
    <w:rsid w:val="3D316203"/>
    <w:rsid w:val="3D972B19"/>
    <w:rsid w:val="3DD65870"/>
    <w:rsid w:val="3DDC4121"/>
    <w:rsid w:val="400B5781"/>
    <w:rsid w:val="41426205"/>
    <w:rsid w:val="416D2028"/>
    <w:rsid w:val="4229039A"/>
    <w:rsid w:val="42DD1A13"/>
    <w:rsid w:val="43FC45EC"/>
    <w:rsid w:val="443C0F14"/>
    <w:rsid w:val="461E6CFC"/>
    <w:rsid w:val="46572F41"/>
    <w:rsid w:val="46D55252"/>
    <w:rsid w:val="47405467"/>
    <w:rsid w:val="476668CF"/>
    <w:rsid w:val="486421D3"/>
    <w:rsid w:val="48D17CDF"/>
    <w:rsid w:val="4A3F24B9"/>
    <w:rsid w:val="4AB25A2E"/>
    <w:rsid w:val="4B3373E5"/>
    <w:rsid w:val="4B654258"/>
    <w:rsid w:val="4BC635F4"/>
    <w:rsid w:val="4C8C2EBF"/>
    <w:rsid w:val="4D2954AD"/>
    <w:rsid w:val="4DF26BF1"/>
    <w:rsid w:val="4E584EC0"/>
    <w:rsid w:val="4F13254C"/>
    <w:rsid w:val="4F33177C"/>
    <w:rsid w:val="4F6B59C1"/>
    <w:rsid w:val="51245E16"/>
    <w:rsid w:val="51DF58C7"/>
    <w:rsid w:val="52B84DEF"/>
    <w:rsid w:val="53A73943"/>
    <w:rsid w:val="54030F71"/>
    <w:rsid w:val="54645F7B"/>
    <w:rsid w:val="55632B8E"/>
    <w:rsid w:val="567C0436"/>
    <w:rsid w:val="56806C0C"/>
    <w:rsid w:val="584C0AB3"/>
    <w:rsid w:val="591F2DCC"/>
    <w:rsid w:val="59E3656C"/>
    <w:rsid w:val="5A037DBC"/>
    <w:rsid w:val="5A4D625E"/>
    <w:rsid w:val="5A505EFF"/>
    <w:rsid w:val="5A673229"/>
    <w:rsid w:val="5ACB37B8"/>
    <w:rsid w:val="5AD42DE5"/>
    <w:rsid w:val="5AD9663A"/>
    <w:rsid w:val="5B6C542B"/>
    <w:rsid w:val="5BCD2265"/>
    <w:rsid w:val="5C59248E"/>
    <w:rsid w:val="5C5A1297"/>
    <w:rsid w:val="5CBE34B8"/>
    <w:rsid w:val="5D4D39AE"/>
    <w:rsid w:val="5D775D82"/>
    <w:rsid w:val="5E835C43"/>
    <w:rsid w:val="5E9F4D52"/>
    <w:rsid w:val="5EC451BB"/>
    <w:rsid w:val="5F245FD6"/>
    <w:rsid w:val="6013352F"/>
    <w:rsid w:val="60817B6A"/>
    <w:rsid w:val="60881580"/>
    <w:rsid w:val="6097661B"/>
    <w:rsid w:val="60F14E19"/>
    <w:rsid w:val="60F92FDF"/>
    <w:rsid w:val="6106379C"/>
    <w:rsid w:val="63115E8C"/>
    <w:rsid w:val="63267F3C"/>
    <w:rsid w:val="63523981"/>
    <w:rsid w:val="637D12DF"/>
    <w:rsid w:val="63844682"/>
    <w:rsid w:val="6531196D"/>
    <w:rsid w:val="66CC7DA4"/>
    <w:rsid w:val="670F28B9"/>
    <w:rsid w:val="67F823AF"/>
    <w:rsid w:val="68D0599C"/>
    <w:rsid w:val="690E2973"/>
    <w:rsid w:val="69460F91"/>
    <w:rsid w:val="696B3360"/>
    <w:rsid w:val="69AE7B8A"/>
    <w:rsid w:val="69CA33C7"/>
    <w:rsid w:val="6AA95459"/>
    <w:rsid w:val="6AC07030"/>
    <w:rsid w:val="6B174EDA"/>
    <w:rsid w:val="6B804111"/>
    <w:rsid w:val="6C5962B6"/>
    <w:rsid w:val="6CE10215"/>
    <w:rsid w:val="6E14012E"/>
    <w:rsid w:val="6E4843FE"/>
    <w:rsid w:val="6EF30BEF"/>
    <w:rsid w:val="6F11772F"/>
    <w:rsid w:val="6FB44609"/>
    <w:rsid w:val="70757FF6"/>
    <w:rsid w:val="70F325E4"/>
    <w:rsid w:val="71F51F18"/>
    <w:rsid w:val="72367C59"/>
    <w:rsid w:val="73824695"/>
    <w:rsid w:val="7419411D"/>
    <w:rsid w:val="74B40E76"/>
    <w:rsid w:val="74BC05FF"/>
    <w:rsid w:val="753326F4"/>
    <w:rsid w:val="75524142"/>
    <w:rsid w:val="75E5285C"/>
    <w:rsid w:val="760E06B4"/>
    <w:rsid w:val="76261E50"/>
    <w:rsid w:val="76394481"/>
    <w:rsid w:val="76B12DAB"/>
    <w:rsid w:val="7768227D"/>
    <w:rsid w:val="778F60CC"/>
    <w:rsid w:val="782B25C7"/>
    <w:rsid w:val="798B3329"/>
    <w:rsid w:val="79995BC3"/>
    <w:rsid w:val="79B40739"/>
    <w:rsid w:val="79D01812"/>
    <w:rsid w:val="7A3B5937"/>
    <w:rsid w:val="7BBC23BE"/>
    <w:rsid w:val="7C181D26"/>
    <w:rsid w:val="7C1B06B3"/>
    <w:rsid w:val="7C4C7606"/>
    <w:rsid w:val="7E52404A"/>
    <w:rsid w:val="7E5F6331"/>
    <w:rsid w:val="7EF82EB9"/>
    <w:rsid w:val="7FC45263"/>
    <w:rsid w:val="7FF01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fillcolor="white">
      <v:fill color="white"/>
    </o:shapedefaults>
    <o:shapelayout v:ext="edit">
      <o:idmap v:ext="edit" data="1"/>
    </o:shapelayout>
  </w:shapeDefaults>
  <w:decimalSymbol w:val="."/>
  <w:listSeparator w:val=","/>
  <w14:docId w14:val="6CDF3B0F"/>
  <w15:docId w15:val="{F3CE972A-3832-4E50-AA96-134179BE2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qFormat/>
    <w:pPr>
      <w:spacing w:beforeAutospacing="1" w:afterAutospacing="1"/>
      <w:jc w:val="left"/>
    </w:pPr>
    <w:rPr>
      <w:rFonts w:cs="Times New Roman"/>
      <w:kern w:val="0"/>
      <w:sz w:val="24"/>
    </w:rPr>
  </w:style>
  <w:style w:type="paragraph" w:styleId="a8">
    <w:name w:val="annotation subject"/>
    <w:basedOn w:val="a3"/>
    <w:next w:val="a3"/>
    <w:link w:val="a9"/>
    <w:qFormat/>
    <w:rPr>
      <w:b/>
      <w:bCs/>
    </w:rPr>
  </w:style>
  <w:style w:type="character" w:styleId="aa">
    <w:name w:val="annotation reference"/>
    <w:basedOn w:val="a0"/>
    <w:qFormat/>
    <w:rPr>
      <w:sz w:val="21"/>
      <w:szCs w:val="21"/>
    </w:rPr>
  </w:style>
  <w:style w:type="paragraph" w:styleId="ab">
    <w:name w:val="List Paragraph"/>
    <w:basedOn w:val="a"/>
    <w:uiPriority w:val="99"/>
    <w:unhideWhenUsed/>
    <w:qFormat/>
    <w:pPr>
      <w:ind w:firstLineChars="200" w:firstLine="420"/>
    </w:pPr>
  </w:style>
  <w:style w:type="character" w:customStyle="1" w:styleId="10">
    <w:name w:val="标题 1 字符"/>
    <w:basedOn w:val="a0"/>
    <w:link w:val="1"/>
    <w:qFormat/>
    <w:rPr>
      <w:rFonts w:asciiTheme="minorHAnsi" w:eastAsiaTheme="minorEastAsia" w:hAnsiTheme="minorHAnsi" w:cstheme="minorBidi"/>
      <w:b/>
      <w:bCs/>
      <w:kern w:val="44"/>
      <w:sz w:val="44"/>
      <w:szCs w:val="44"/>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9">
    <w:name w:val="批注主题 字符"/>
    <w:basedOn w:val="a4"/>
    <w:link w:val="a8"/>
    <w:qFormat/>
    <w:rPr>
      <w:rFonts w:asciiTheme="minorHAnsi" w:eastAsiaTheme="minorEastAsia" w:hAnsiTheme="minorHAnsi" w:cstheme="minorBidi"/>
      <w:b/>
      <w:bCs/>
      <w:kern w:val="2"/>
      <w:sz w:val="21"/>
      <w:szCs w:val="24"/>
    </w:rPr>
  </w:style>
  <w:style w:type="paragraph" w:styleId="ac">
    <w:name w:val="Revision"/>
    <w:hidden/>
    <w:uiPriority w:val="99"/>
    <w:unhideWhenUsed/>
    <w:rsid w:val="00756A36"/>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84321A-A0FE-4F51-AE90-C522AA39F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23</Pages>
  <Words>9305</Words>
  <Characters>9509</Characters>
  <Application>Microsoft Office Word</Application>
  <DocSecurity>0</DocSecurity>
  <Lines>407</Lines>
  <Paragraphs>144</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yichao liu</cp:lastModifiedBy>
  <cp:revision>52</cp:revision>
  <cp:lastPrinted>2024-04-10T08:52:00Z</cp:lastPrinted>
  <dcterms:created xsi:type="dcterms:W3CDTF">2024-03-26T08:16:00Z</dcterms:created>
  <dcterms:modified xsi:type="dcterms:W3CDTF">2024-04-10T08:52:00Z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C28588BF14DF4102BE2B23EA6EC482F8</vt:lpwstr>
  </property>
</Properties>
</file>